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48DEF" w14:textId="77777777" w:rsidR="00552CEE" w:rsidRDefault="00552CEE">
      <w:pPr>
        <w:pStyle w:val="Titr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Copperplate" w:hAnsi="Copperplate"/>
          <w:color w:val="365B9D"/>
        </w:rPr>
      </w:pPr>
    </w:p>
    <w:p w14:paraId="39A5EB62" w14:textId="77777777" w:rsidR="00552CEE" w:rsidRDefault="00552CEE">
      <w:pPr>
        <w:pStyle w:val="Titr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Copperplate" w:hAnsi="Copperplate"/>
          <w:color w:val="365B9D"/>
        </w:rPr>
      </w:pPr>
    </w:p>
    <w:p w14:paraId="2D43D543" w14:textId="77777777" w:rsidR="00552CEE" w:rsidRDefault="00552CEE">
      <w:pPr>
        <w:pStyle w:val="Titr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Copperplate" w:hAnsi="Copperplate"/>
          <w:color w:val="365B9D"/>
        </w:rPr>
      </w:pPr>
    </w:p>
    <w:p w14:paraId="1E5929D5" w14:textId="77777777" w:rsidR="00552CEE" w:rsidRDefault="00552CEE">
      <w:pPr>
        <w:pStyle w:val="Titr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Copperplate" w:hAnsi="Copperplate"/>
          <w:color w:val="365B9D"/>
        </w:rPr>
      </w:pPr>
    </w:p>
    <w:p w14:paraId="5DA69696" w14:textId="77777777" w:rsidR="00552CEE" w:rsidRDefault="00552CEE">
      <w:pPr>
        <w:pStyle w:val="Titr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Copperplate" w:hAnsi="Copperplate"/>
          <w:color w:val="365B9D"/>
        </w:rPr>
      </w:pPr>
    </w:p>
    <w:p w14:paraId="5AEBD9E6" w14:textId="77777777" w:rsidR="00552CEE" w:rsidRDefault="00552CEE">
      <w:pPr>
        <w:pStyle w:val="Titr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Copperplate" w:hAnsi="Copperplate"/>
          <w:color w:val="365B9D"/>
        </w:rPr>
      </w:pPr>
    </w:p>
    <w:p w14:paraId="25132B7E" w14:textId="77777777" w:rsidR="00552CEE" w:rsidRDefault="00552CEE">
      <w:pPr>
        <w:pStyle w:val="Titr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Copperplate" w:hAnsi="Copperplate"/>
          <w:color w:val="365B9D"/>
        </w:rPr>
      </w:pPr>
    </w:p>
    <w:p w14:paraId="6B783991" w14:textId="77777777" w:rsidR="00552CEE" w:rsidRDefault="00000000">
      <w:pPr>
        <w:pStyle w:val="Titr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Copperplate" w:eastAsia="Copperplate" w:hAnsi="Copperplate" w:cs="Copperplate"/>
          <w:sz w:val="58"/>
          <w:szCs w:val="58"/>
        </w:rPr>
      </w:pPr>
      <w:r>
        <w:rPr>
          <w:rFonts w:ascii="Copperplate" w:hAnsi="Copperplate"/>
          <w:sz w:val="58"/>
          <w:szCs w:val="58"/>
        </w:rPr>
        <w:t xml:space="preserve">Rapport </w:t>
      </w:r>
    </w:p>
    <w:p w14:paraId="7E4563BC" w14:textId="77777777" w:rsidR="00552CEE" w:rsidRDefault="00000000">
      <w:pPr>
        <w:pStyle w:val="Titr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center"/>
        <w:rPr>
          <w:rFonts w:ascii="Copperplate" w:eastAsia="Copperplate" w:hAnsi="Copperplate" w:cs="Copperplate"/>
          <w:sz w:val="58"/>
          <w:szCs w:val="58"/>
        </w:rPr>
      </w:pPr>
      <w:r>
        <w:rPr>
          <w:rFonts w:ascii="Copperplate" w:hAnsi="Copperplate"/>
          <w:sz w:val="58"/>
          <w:szCs w:val="58"/>
        </w:rPr>
        <w:t>Méthodes Numériques</w:t>
      </w:r>
    </w:p>
    <w:p w14:paraId="47103170" w14:textId="77777777" w:rsidR="00552CEE" w:rsidRDefault="00000000">
      <w:pPr>
        <w:pStyle w:val="Sous-titre"/>
        <w:rPr>
          <w:rFonts w:hint="eastAsia"/>
        </w:rPr>
      </w:pPr>
      <w:r>
        <w:t>Pendule élastique</w:t>
      </w:r>
    </w:p>
    <w:p w14:paraId="53455F31" w14:textId="77777777" w:rsidR="00552CEE" w:rsidRDefault="00552CEE">
      <w:pPr>
        <w:pStyle w:val="Sous-titre"/>
        <w:rPr>
          <w:rFonts w:hint="eastAsia"/>
        </w:rPr>
      </w:pPr>
    </w:p>
    <w:p w14:paraId="2761BBE9" w14:textId="77777777" w:rsidR="00552CEE" w:rsidRDefault="00552CEE">
      <w:pPr>
        <w:pStyle w:val="Sous-titre"/>
        <w:rPr>
          <w:rFonts w:hint="eastAsia"/>
        </w:rPr>
      </w:pPr>
    </w:p>
    <w:p w14:paraId="6B729CB4" w14:textId="77777777" w:rsidR="00552CEE" w:rsidRDefault="00000000">
      <w:pPr>
        <w:pStyle w:val="Corps"/>
        <w:jc w:val="center"/>
        <w:rPr>
          <w:rFonts w:hint="eastAsia"/>
        </w:rPr>
      </w:pPr>
      <w:r>
        <w:t>Nikola MEDVED</w:t>
      </w:r>
    </w:p>
    <w:p w14:paraId="26F29509" w14:textId="77777777" w:rsidR="00552CEE" w:rsidRDefault="00000000">
      <w:pPr>
        <w:pStyle w:val="Corps"/>
        <w:jc w:val="center"/>
        <w:rPr>
          <w:rFonts w:hint="eastAsia"/>
        </w:rPr>
      </w:pPr>
      <w:r>
        <w:t>Alexandre HERGAUX</w:t>
      </w:r>
    </w:p>
    <w:p w14:paraId="434C469F" w14:textId="77777777" w:rsidR="00552CEE" w:rsidRDefault="00552CEE">
      <w:pPr>
        <w:pStyle w:val="Corps"/>
        <w:jc w:val="center"/>
        <w:rPr>
          <w:rFonts w:hint="eastAsia"/>
        </w:rPr>
      </w:pPr>
    </w:p>
    <w:p w14:paraId="603E1F1F" w14:textId="77777777" w:rsidR="00552CEE" w:rsidRDefault="00000000">
      <w:pPr>
        <w:pStyle w:val="Corps"/>
        <w:jc w:val="center"/>
        <w:rPr>
          <w:rFonts w:hint="eastAsia"/>
        </w:rPr>
      </w:pPr>
      <w:r>
        <w:t>Remis le 7 janvier 2024</w:t>
      </w:r>
      <w:r>
        <w:rPr>
          <w:noProof/>
        </w:rPr>
        <w:drawing>
          <wp:anchor distT="152400" distB="152400" distL="152400" distR="152400" simplePos="0" relativeHeight="251660288" behindDoc="0" locked="0" layoutInCell="1" allowOverlap="1" wp14:anchorId="11498D92" wp14:editId="4DC8D156">
            <wp:simplePos x="0" y="0"/>
            <wp:positionH relativeFrom="margin">
              <wp:posOffset>5242162</wp:posOffset>
            </wp:positionH>
            <wp:positionV relativeFrom="page">
              <wp:posOffset>183369</wp:posOffset>
            </wp:positionV>
            <wp:extent cx="1087528" cy="1092383"/>
            <wp:effectExtent l="0" t="0" r="0" b="0"/>
            <wp:wrapThrough wrapText="bothSides" distL="152400" distR="152400">
              <wp:wrapPolygon edited="1">
                <wp:start x="0" y="0"/>
                <wp:lineTo x="21600" y="0"/>
                <wp:lineTo x="21600" y="21600"/>
                <wp:lineTo x="0" y="21600"/>
                <wp:lineTo x="0" y="0"/>
              </wp:wrapPolygon>
            </wp:wrapThrough>
            <wp:docPr id="1073741825" name="officeArt object" descr="Unknown.png"/>
            <wp:cNvGraphicFramePr/>
            <a:graphic xmlns:a="http://schemas.openxmlformats.org/drawingml/2006/main">
              <a:graphicData uri="http://schemas.openxmlformats.org/drawingml/2006/picture">
                <pic:pic xmlns:pic="http://schemas.openxmlformats.org/drawingml/2006/picture">
                  <pic:nvPicPr>
                    <pic:cNvPr id="1073741825" name="Unknown.png" descr="Unknown.png"/>
                    <pic:cNvPicPr>
                      <a:picLocks noChangeAspect="1"/>
                    </pic:cNvPicPr>
                  </pic:nvPicPr>
                  <pic:blipFill>
                    <a:blip r:embed="rId7"/>
                    <a:stretch>
                      <a:fillRect/>
                    </a:stretch>
                  </pic:blipFill>
                  <pic:spPr>
                    <a:xfrm>
                      <a:off x="0" y="0"/>
                      <a:ext cx="1087528" cy="1092383"/>
                    </a:xfrm>
                    <a:prstGeom prst="rect">
                      <a:avLst/>
                    </a:prstGeom>
                    <a:ln w="12700" cap="flat">
                      <a:noFill/>
                      <a:miter lim="400000"/>
                    </a:ln>
                    <a:effectLst/>
                  </pic:spPr>
                </pic:pic>
              </a:graphicData>
            </a:graphic>
          </wp:anchor>
        </w:drawing>
      </w:r>
      <w:r>
        <w:rPr>
          <w:noProof/>
        </w:rPr>
        <w:drawing>
          <wp:anchor distT="152400" distB="152400" distL="152400" distR="152400" simplePos="0" relativeHeight="251659264" behindDoc="0" locked="0" layoutInCell="1" allowOverlap="1" wp14:anchorId="2C13AC08" wp14:editId="09BB75F1">
            <wp:simplePos x="0" y="0"/>
            <wp:positionH relativeFrom="margin">
              <wp:posOffset>-906144</wp:posOffset>
            </wp:positionH>
            <wp:positionV relativeFrom="page">
              <wp:posOffset>183369</wp:posOffset>
            </wp:positionV>
            <wp:extent cx="2050663" cy="1148371"/>
            <wp:effectExtent l="0" t="0" r="0" b="0"/>
            <wp:wrapThrough wrapText="bothSides" distL="152400" distR="152400">
              <wp:wrapPolygon edited="1">
                <wp:start x="0" y="0"/>
                <wp:lineTo x="21600" y="0"/>
                <wp:lineTo x="21600" y="21600"/>
                <wp:lineTo x="0" y="21600"/>
                <wp:lineTo x="0" y="0"/>
              </wp:wrapPolygon>
            </wp:wrapThrough>
            <wp:docPr id="1073741826" name="officeArt object" descr="Unknown.png"/>
            <wp:cNvGraphicFramePr/>
            <a:graphic xmlns:a="http://schemas.openxmlformats.org/drawingml/2006/main">
              <a:graphicData uri="http://schemas.openxmlformats.org/drawingml/2006/picture">
                <pic:pic xmlns:pic="http://schemas.openxmlformats.org/drawingml/2006/picture">
                  <pic:nvPicPr>
                    <pic:cNvPr id="1073741826" name="Unknown.png" descr="Unknown.png"/>
                    <pic:cNvPicPr>
                      <a:picLocks noChangeAspect="1"/>
                    </pic:cNvPicPr>
                  </pic:nvPicPr>
                  <pic:blipFill>
                    <a:blip r:embed="rId8"/>
                    <a:stretch>
                      <a:fillRect/>
                    </a:stretch>
                  </pic:blipFill>
                  <pic:spPr>
                    <a:xfrm>
                      <a:off x="0" y="0"/>
                      <a:ext cx="2050663" cy="1148371"/>
                    </a:xfrm>
                    <a:prstGeom prst="rect">
                      <a:avLst/>
                    </a:prstGeom>
                    <a:ln w="12700" cap="flat">
                      <a:noFill/>
                      <a:miter lim="400000"/>
                    </a:ln>
                    <a:effectLst/>
                  </pic:spPr>
                </pic:pic>
              </a:graphicData>
            </a:graphic>
          </wp:anchor>
        </w:drawing>
      </w:r>
      <w:r>
        <w:rPr>
          <w:rStyle w:val="Aucun"/>
          <w:rFonts w:ascii="Arial Unicode MS" w:hAnsi="Arial Unicode MS"/>
          <w:color w:val="C45911"/>
          <w:sz w:val="36"/>
          <w:szCs w:val="36"/>
          <w:u w:color="C45911"/>
        </w:rPr>
        <w:br w:type="page"/>
      </w:r>
    </w:p>
    <w:p w14:paraId="4A3CCE8A" w14:textId="77777777" w:rsidR="00552CEE" w:rsidRDefault="00000000">
      <w:pPr>
        <w:pStyle w:val="Sous-titre"/>
        <w:rPr>
          <w:rFonts w:hint="eastAsia"/>
        </w:rPr>
      </w:pPr>
      <w:r>
        <w:lastRenderedPageBreak/>
        <w:t>Sommaire</w:t>
      </w:r>
    </w:p>
    <w:p w14:paraId="19CC5BA7" w14:textId="77777777" w:rsidR="00552CEE" w:rsidRDefault="00552CEE">
      <w:pPr>
        <w:pStyle w:val="Corps"/>
        <w:rPr>
          <w:rFonts w:hint="eastAsia"/>
        </w:rPr>
      </w:pPr>
    </w:p>
    <w:p w14:paraId="4FE4CF23" w14:textId="77777777" w:rsidR="00552CEE" w:rsidRDefault="00000000">
      <w:pPr>
        <w:pStyle w:val="Corps"/>
        <w:rPr>
          <w:rFonts w:hint="eastAsia"/>
        </w:rPr>
      </w:pPr>
      <w:r>
        <w:t>Descriptif du projet……………………………………………………………</w:t>
      </w:r>
      <w:proofErr w:type="gramStart"/>
      <w:r>
        <w:t>…….</w:t>
      </w:r>
      <w:proofErr w:type="gramEnd"/>
      <w:r>
        <w:t>page 3</w:t>
      </w:r>
    </w:p>
    <w:p w14:paraId="17EB57C5" w14:textId="77777777" w:rsidR="00552CEE" w:rsidRDefault="00000000">
      <w:pPr>
        <w:pStyle w:val="Corps"/>
        <w:rPr>
          <w:rFonts w:hint="eastAsia"/>
        </w:rPr>
      </w:pPr>
      <w:r>
        <w:t>Introduction……………………………………………………………………</w:t>
      </w:r>
      <w:proofErr w:type="gramStart"/>
      <w:r>
        <w:t>…….</w:t>
      </w:r>
      <w:proofErr w:type="gramEnd"/>
      <w:r>
        <w:t>.page 3</w:t>
      </w:r>
    </w:p>
    <w:p w14:paraId="3A92E32E" w14:textId="77777777" w:rsidR="00552CEE" w:rsidRDefault="00000000">
      <w:pPr>
        <w:pStyle w:val="Corps"/>
        <w:rPr>
          <w:rFonts w:hint="eastAsia"/>
        </w:rPr>
      </w:pPr>
      <w:r>
        <w:t>Analyse physique………………………………………………………………</w:t>
      </w:r>
      <w:proofErr w:type="gramStart"/>
      <w:r>
        <w:t>…….</w:t>
      </w:r>
      <w:proofErr w:type="gramEnd"/>
      <w:r>
        <w:t>page 3</w:t>
      </w:r>
    </w:p>
    <w:p w14:paraId="3022218C" w14:textId="77777777" w:rsidR="00552CEE" w:rsidRDefault="00000000">
      <w:pPr>
        <w:pStyle w:val="Corps"/>
        <w:rPr>
          <w:rFonts w:hint="eastAsia"/>
        </w:rPr>
      </w:pPr>
      <w:r>
        <w:t>Résolution numérique…………………………………………………………</w:t>
      </w:r>
      <w:proofErr w:type="gramStart"/>
      <w:r>
        <w:t>…….</w:t>
      </w:r>
      <w:proofErr w:type="gramEnd"/>
      <w:r>
        <w:t>page 4</w:t>
      </w:r>
    </w:p>
    <w:p w14:paraId="286DB66D" w14:textId="77777777" w:rsidR="00552CEE" w:rsidRDefault="00000000">
      <w:pPr>
        <w:pStyle w:val="Corps"/>
        <w:rPr>
          <w:rFonts w:hint="eastAsia"/>
        </w:rPr>
      </w:pPr>
      <w:r>
        <w:t>Analyse des résultats…………………………………………………………………page 5</w:t>
      </w:r>
    </w:p>
    <w:p w14:paraId="13FC40C7" w14:textId="77777777" w:rsidR="00552CEE" w:rsidRDefault="00000000">
      <w:pPr>
        <w:pStyle w:val="Corps"/>
        <w:rPr>
          <w:rFonts w:hint="eastAsia"/>
        </w:rPr>
      </w:pPr>
      <w:r>
        <w:t>Validité du programme………………………………………………………………page 6</w:t>
      </w:r>
    </w:p>
    <w:p w14:paraId="4F4DC937" w14:textId="77777777" w:rsidR="00552CEE" w:rsidRDefault="00000000">
      <w:pPr>
        <w:pStyle w:val="Corps"/>
        <w:rPr>
          <w:rFonts w:hint="eastAsia"/>
        </w:rPr>
      </w:pPr>
      <w:r>
        <w:t>Changement de méthode……………………………………………………</w:t>
      </w:r>
      <w:proofErr w:type="gramStart"/>
      <w:r>
        <w:t>…….</w:t>
      </w:r>
      <w:proofErr w:type="gramEnd"/>
      <w:r>
        <w:t>.page 7</w:t>
      </w:r>
    </w:p>
    <w:p w14:paraId="762D2249" w14:textId="77777777" w:rsidR="00552CEE" w:rsidRDefault="00000000">
      <w:pPr>
        <w:pStyle w:val="Corps"/>
        <w:rPr>
          <w:rFonts w:hint="eastAsia"/>
        </w:rPr>
      </w:pPr>
      <w:r>
        <w:t>Conservation de l’énergie…………………………………………………</w:t>
      </w:r>
      <w:proofErr w:type="gramStart"/>
      <w:r>
        <w:t>…….</w:t>
      </w:r>
      <w:proofErr w:type="gramEnd"/>
      <w:r>
        <w:t>.…page 8</w:t>
      </w:r>
    </w:p>
    <w:p w14:paraId="3C894C85" w14:textId="77777777" w:rsidR="00552CEE" w:rsidRDefault="00000000">
      <w:pPr>
        <w:pStyle w:val="Corps"/>
        <w:rPr>
          <w:rFonts w:hint="eastAsia"/>
        </w:rPr>
      </w:pPr>
      <w:r>
        <w:t>Différence entre les méthodes………………………………………………</w:t>
      </w:r>
      <w:proofErr w:type="gramStart"/>
      <w:r>
        <w:t>…….</w:t>
      </w:r>
      <w:proofErr w:type="gramEnd"/>
      <w:r>
        <w:t>.page 9</w:t>
      </w:r>
    </w:p>
    <w:p w14:paraId="7A4969D9" w14:textId="77777777" w:rsidR="00552CEE" w:rsidRDefault="00000000">
      <w:pPr>
        <w:pStyle w:val="Corps"/>
        <w:rPr>
          <w:rFonts w:hint="eastAsia"/>
        </w:rPr>
      </w:pPr>
      <w:r>
        <w:t>Caractère chaotique…………………………………………………………</w:t>
      </w:r>
      <w:proofErr w:type="gramStart"/>
      <w:r>
        <w:t>…….</w:t>
      </w:r>
      <w:proofErr w:type="gramEnd"/>
      <w:r>
        <w:t>.page 10</w:t>
      </w:r>
      <w:r>
        <w:rPr>
          <w:rStyle w:val="Aucun"/>
          <w:rFonts w:ascii="Arial Unicode MS" w:hAnsi="Arial Unicode MS"/>
          <w:color w:val="C45911"/>
          <w:sz w:val="36"/>
          <w:szCs w:val="36"/>
          <w:u w:color="C45911"/>
        </w:rPr>
        <w:br w:type="page"/>
      </w:r>
    </w:p>
    <w:p w14:paraId="6D6E9A5F" w14:textId="77777777" w:rsidR="00552CEE" w:rsidRDefault="00000000">
      <w:pPr>
        <w:pStyle w:val="Sous-titr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Style w:val="Aucun"/>
          <w:rFonts w:hint="eastAsia"/>
          <w:color w:val="C45911"/>
          <w:u w:color="C45911"/>
        </w:rPr>
      </w:pPr>
      <w:r>
        <w:rPr>
          <w:u w:color="C45911"/>
        </w:rPr>
        <w:lastRenderedPageBreak/>
        <w:t>Descriptif du projet</w:t>
      </w:r>
    </w:p>
    <w:p w14:paraId="4725281F" w14:textId="77777777" w:rsidR="00552CEE" w:rsidRDefault="00552CEE">
      <w:pPr>
        <w:pStyle w:val="Corps"/>
        <w:rPr>
          <w:rFonts w:hint="eastAsia"/>
        </w:rPr>
      </w:pPr>
    </w:p>
    <w:p w14:paraId="7780FF9B" w14:textId="77777777" w:rsidR="00552CEE" w:rsidRDefault="00000000">
      <w:pPr>
        <w:pStyle w:val="Corps"/>
        <w:rPr>
          <w:rFonts w:hint="eastAsia"/>
        </w:rPr>
      </w:pPr>
      <w:r>
        <w:t xml:space="preserve">Projet N°26 - </w:t>
      </w:r>
      <w:r w:rsidRPr="00C165A4">
        <w:rPr>
          <w:rPrChange w:id="0" w:author="Alexandre HERGAUX" w:date="2024-01-07T13:13:00Z">
            <w:rPr>
              <w:lang w:val="en-US"/>
            </w:rPr>
          </w:rPrChange>
        </w:rPr>
        <w:t xml:space="preserve">Pendule </w:t>
      </w:r>
      <w:r>
        <w:t>élastique</w:t>
      </w:r>
    </w:p>
    <w:p w14:paraId="2ADACF0D" w14:textId="77777777" w:rsidR="00552CEE" w:rsidRDefault="00000000">
      <w:pPr>
        <w:pStyle w:val="Corps"/>
        <w:rPr>
          <w:rStyle w:val="Aucun"/>
          <w:rFonts w:hint="eastAsia"/>
          <w:sz w:val="28"/>
          <w:szCs w:val="28"/>
        </w:rPr>
      </w:pPr>
      <w:r>
        <w:t>La simulation proposée est celle d</w:t>
      </w:r>
      <w:r>
        <w:rPr>
          <w:rtl/>
        </w:rPr>
        <w:t>’</w:t>
      </w:r>
      <w:r>
        <w:t xml:space="preserve">un </w:t>
      </w:r>
      <w:proofErr w:type="spellStart"/>
      <w:r>
        <w:t>syst</w:t>
      </w:r>
      <w:proofErr w:type="spellEnd"/>
      <w:r>
        <w:rPr>
          <w:lang w:val="it-IT"/>
        </w:rPr>
        <w:t>è</w:t>
      </w:r>
      <w:r>
        <w:rPr>
          <w:lang w:val="pt-PT"/>
        </w:rPr>
        <w:t xml:space="preserve">me </w:t>
      </w:r>
      <w:proofErr w:type="spellStart"/>
      <w:r>
        <w:rPr>
          <w:lang w:val="pt-PT"/>
        </w:rPr>
        <w:t>constitu</w:t>
      </w:r>
      <w:proofErr w:type="spellEnd"/>
      <w:r>
        <w:t>é d</w:t>
      </w:r>
      <w:r>
        <w:rPr>
          <w:rtl/>
        </w:rPr>
        <w:t>’</w:t>
      </w:r>
      <w:r>
        <w:t>une masse qui pendule au bout d</w:t>
      </w:r>
      <w:r>
        <w:rPr>
          <w:rtl/>
        </w:rPr>
        <w:t>’</w:t>
      </w:r>
      <w:r>
        <w:t xml:space="preserve">un ressort. Vous devrez résoudre les équations de ce </w:t>
      </w:r>
      <w:proofErr w:type="spellStart"/>
      <w:r>
        <w:t>syst</w:t>
      </w:r>
      <w:proofErr w:type="spellEnd"/>
      <w:r>
        <w:rPr>
          <w:lang w:val="it-IT"/>
        </w:rPr>
        <w:t>è</w:t>
      </w:r>
      <w:r>
        <w:t>me, é</w:t>
      </w:r>
      <w:proofErr w:type="spellStart"/>
      <w:r>
        <w:rPr>
          <w:lang w:val="da-DK"/>
        </w:rPr>
        <w:t>tudier</w:t>
      </w:r>
      <w:proofErr w:type="spellEnd"/>
      <w:r>
        <w:rPr>
          <w:lang w:val="da-DK"/>
        </w:rPr>
        <w:t xml:space="preserve"> </w:t>
      </w:r>
      <w:proofErr w:type="spellStart"/>
      <w:r>
        <w:rPr>
          <w:lang w:val="da-DK"/>
        </w:rPr>
        <w:t>num</w:t>
      </w:r>
      <w:r>
        <w:t>ériquement</w:t>
      </w:r>
      <w:proofErr w:type="spellEnd"/>
      <w:r>
        <w:t xml:space="preserve"> sa dynamique. Et mettre en évidence son </w:t>
      </w:r>
      <w:proofErr w:type="spellStart"/>
      <w:r>
        <w:t>caract</w:t>
      </w:r>
      <w:proofErr w:type="spellEnd"/>
      <w:r>
        <w:rPr>
          <w:lang w:val="it-IT"/>
        </w:rPr>
        <w:t>è</w:t>
      </w:r>
      <w:r>
        <w:t>re chaotique.</w:t>
      </w:r>
    </w:p>
    <w:p w14:paraId="2745F560" w14:textId="77777777" w:rsidR="00552CEE" w:rsidRDefault="00552CEE">
      <w:pPr>
        <w:pStyle w:val="Corps"/>
        <w:rPr>
          <w:rStyle w:val="Aucun"/>
          <w:rFonts w:hint="eastAsia"/>
          <w:sz w:val="28"/>
          <w:szCs w:val="28"/>
        </w:rPr>
      </w:pPr>
    </w:p>
    <w:p w14:paraId="41E31A93" w14:textId="77777777" w:rsidR="00552CEE" w:rsidRDefault="00552CEE">
      <w:pPr>
        <w:pStyle w:val="Sous-titre"/>
        <w:rPr>
          <w:rStyle w:val="Aucun"/>
          <w:rFonts w:hint="eastAsia"/>
          <w:sz w:val="28"/>
          <w:szCs w:val="28"/>
        </w:rPr>
      </w:pPr>
    </w:p>
    <w:p w14:paraId="407F43CE" w14:textId="77777777" w:rsidR="00552CEE" w:rsidRDefault="00000000">
      <w:pPr>
        <w:pStyle w:val="Sous-titre"/>
        <w:rPr>
          <w:rFonts w:hint="eastAsia"/>
        </w:rPr>
      </w:pPr>
      <w:r>
        <w:t>Introduction</w:t>
      </w:r>
    </w:p>
    <w:p w14:paraId="6D591DD5" w14:textId="77777777" w:rsidR="00552CEE" w:rsidRDefault="00552CEE">
      <w:pPr>
        <w:pStyle w:val="Corps"/>
        <w:rPr>
          <w:rFonts w:hint="eastAsia"/>
        </w:rPr>
      </w:pPr>
    </w:p>
    <w:p w14:paraId="0EDA7915" w14:textId="77777777" w:rsidR="00552CEE" w:rsidRDefault="00000000">
      <w:pPr>
        <w:pStyle w:val="Corps"/>
        <w:rPr>
          <w:rFonts w:hint="eastAsia"/>
        </w:rPr>
      </w:pPr>
      <w:r>
        <w:tab/>
        <w:t xml:space="preserve">Le but du projet est d’étudier le </w:t>
      </w:r>
      <w:proofErr w:type="spellStart"/>
      <w:r>
        <w:t>caract</w:t>
      </w:r>
      <w:proofErr w:type="spellEnd"/>
      <w:r>
        <w:rPr>
          <w:lang w:val="it-IT"/>
        </w:rPr>
        <w:t>è</w:t>
      </w:r>
      <w:r>
        <w:t>re chaotique du pendule élastique, il s</w:t>
      </w:r>
      <w:r>
        <w:rPr>
          <w:rtl/>
        </w:rPr>
        <w:t>’</w:t>
      </w:r>
      <w:r>
        <w:t>agit donc de faire l’étude du mouvement d</w:t>
      </w:r>
      <w:r>
        <w:rPr>
          <w:rtl/>
        </w:rPr>
        <w:t>’</w:t>
      </w:r>
      <w:r>
        <w:t xml:space="preserve">un pendule élastique. Notons que le </w:t>
      </w:r>
      <w:proofErr w:type="spellStart"/>
      <w:r>
        <w:t>caract</w:t>
      </w:r>
      <w:proofErr w:type="spellEnd"/>
      <w:r>
        <w:rPr>
          <w:lang w:val="it-IT"/>
        </w:rPr>
        <w:t>è</w:t>
      </w:r>
      <w:r>
        <w:t xml:space="preserve">re chaotique que nous souhaitons analyser se définit par une forte dépendance aux conditions initiales auxquelles le </w:t>
      </w:r>
      <w:proofErr w:type="spellStart"/>
      <w:r>
        <w:t>syst</w:t>
      </w:r>
      <w:proofErr w:type="spellEnd"/>
      <w:r>
        <w:rPr>
          <w:lang w:val="it-IT"/>
        </w:rPr>
        <w:t>è</w:t>
      </w:r>
      <w:r>
        <w:t>me est soumis. Ainsi, nous allons devoir :</w:t>
      </w:r>
    </w:p>
    <w:p w14:paraId="6E63C21D" w14:textId="77777777" w:rsidR="00552CEE" w:rsidRDefault="00000000">
      <w:pPr>
        <w:pStyle w:val="Corps"/>
        <w:numPr>
          <w:ilvl w:val="0"/>
          <w:numId w:val="2"/>
        </w:numPr>
        <w:rPr>
          <w:rFonts w:hint="eastAsia"/>
        </w:rPr>
      </w:pPr>
      <w:r>
        <w:t>Trouver les équations définissant le mouvement du pendule</w:t>
      </w:r>
    </w:p>
    <w:p w14:paraId="041AC82D" w14:textId="77777777" w:rsidR="00552CEE" w:rsidRDefault="00000000">
      <w:pPr>
        <w:pStyle w:val="Corps"/>
        <w:numPr>
          <w:ilvl w:val="0"/>
          <w:numId w:val="2"/>
        </w:numPr>
        <w:rPr>
          <w:rFonts w:hint="eastAsia"/>
        </w:rPr>
      </w:pPr>
      <w:r>
        <w:t xml:space="preserve">Choisir par quelle méthode résoudre le </w:t>
      </w:r>
      <w:proofErr w:type="spellStart"/>
      <w:r>
        <w:t>probl</w:t>
      </w:r>
      <w:proofErr w:type="spellEnd"/>
      <w:r>
        <w:rPr>
          <w:lang w:val="it-IT"/>
        </w:rPr>
        <w:t>è</w:t>
      </w:r>
      <w:r>
        <w:t>me</w:t>
      </w:r>
    </w:p>
    <w:p w14:paraId="127E20B8" w14:textId="77777777" w:rsidR="00552CEE" w:rsidRDefault="00000000">
      <w:pPr>
        <w:pStyle w:val="Corps"/>
        <w:numPr>
          <w:ilvl w:val="0"/>
          <w:numId w:val="2"/>
        </w:numPr>
        <w:rPr>
          <w:rFonts w:hint="eastAsia"/>
        </w:rPr>
      </w:pPr>
      <w:r>
        <w:t xml:space="preserve">Déterminer des moyens de prouver la validité </w:t>
      </w:r>
      <w:r>
        <w:rPr>
          <w:lang w:val="pt-PT"/>
        </w:rPr>
        <w:t>de nos r</w:t>
      </w:r>
      <w:proofErr w:type="spellStart"/>
      <w:r>
        <w:t>ésultats</w:t>
      </w:r>
      <w:proofErr w:type="spellEnd"/>
    </w:p>
    <w:p w14:paraId="0BB9F96E" w14:textId="77777777" w:rsidR="00552CEE" w:rsidRDefault="00000000">
      <w:pPr>
        <w:pStyle w:val="Corps"/>
        <w:numPr>
          <w:ilvl w:val="0"/>
          <w:numId w:val="2"/>
        </w:numPr>
        <w:rPr>
          <w:rFonts w:hint="eastAsia"/>
        </w:rPr>
      </w:pPr>
      <w:r>
        <w:t xml:space="preserve">Analyser les résultats </w:t>
      </w:r>
    </w:p>
    <w:p w14:paraId="78A2A87B" w14:textId="77777777" w:rsidR="00552CEE" w:rsidRDefault="00552CEE">
      <w:pPr>
        <w:pStyle w:val="Corps"/>
        <w:rPr>
          <w:rFonts w:hint="eastAsia"/>
        </w:rPr>
      </w:pPr>
    </w:p>
    <w:p w14:paraId="13266761" w14:textId="77777777" w:rsidR="00552CEE" w:rsidRDefault="00552CEE">
      <w:pPr>
        <w:pStyle w:val="Corps"/>
        <w:rPr>
          <w:rFonts w:hint="eastAsia"/>
        </w:rPr>
      </w:pPr>
    </w:p>
    <w:p w14:paraId="4358AEE8" w14:textId="77777777" w:rsidR="00552CEE" w:rsidRDefault="00552CEE">
      <w:pPr>
        <w:pStyle w:val="Corps"/>
        <w:rPr>
          <w:rFonts w:hint="eastAsia"/>
        </w:rPr>
      </w:pPr>
    </w:p>
    <w:p w14:paraId="3C3ADCBD" w14:textId="77777777" w:rsidR="00552CEE" w:rsidRDefault="00000000">
      <w:pPr>
        <w:pStyle w:val="Sous-titre"/>
        <w:rPr>
          <w:rFonts w:hint="eastAsia"/>
        </w:rPr>
      </w:pPr>
      <w:r>
        <w:t>Analyse Physique</w:t>
      </w:r>
    </w:p>
    <w:p w14:paraId="39330C10" w14:textId="77777777" w:rsidR="00552CEE" w:rsidRDefault="00552CEE">
      <w:pPr>
        <w:pStyle w:val="Corps"/>
        <w:rPr>
          <w:rStyle w:val="Aucun"/>
          <w:rFonts w:hint="eastAsia"/>
        </w:rPr>
      </w:pPr>
    </w:p>
    <w:p w14:paraId="76628DA3" w14:textId="77777777" w:rsidR="00552CEE" w:rsidRDefault="00000000">
      <w:pPr>
        <w:pStyle w:val="Corps"/>
        <w:rPr>
          <w:rFonts w:hint="eastAsia"/>
        </w:rPr>
      </w:pPr>
      <w:r>
        <w:tab/>
        <w:t>Tout d</w:t>
      </w:r>
      <w:r>
        <w:rPr>
          <w:rtl/>
        </w:rPr>
        <w:t>’</w:t>
      </w:r>
      <w:r>
        <w:t xml:space="preserve">abord, il faut déterminer analytiquement les équations du mouvement du </w:t>
      </w:r>
      <w:proofErr w:type="spellStart"/>
      <w:r>
        <w:t>syst</w:t>
      </w:r>
      <w:proofErr w:type="spellEnd"/>
      <w:r>
        <w:rPr>
          <w:lang w:val="it-IT"/>
        </w:rPr>
        <w:t>è</w:t>
      </w:r>
      <w:r>
        <w:t xml:space="preserve">me proposé. Le </w:t>
      </w:r>
      <w:proofErr w:type="spellStart"/>
      <w:r>
        <w:t>syst</w:t>
      </w:r>
      <w:proofErr w:type="spellEnd"/>
      <w:r>
        <w:rPr>
          <w:lang w:val="it-IT"/>
        </w:rPr>
        <w:t>è</w:t>
      </w:r>
      <w:r>
        <w:t xml:space="preserve">me est un pendule élastique c'est-à-dire </w:t>
      </w:r>
      <w:proofErr w:type="spellStart"/>
      <w:r>
        <w:t>qu</w:t>
      </w:r>
      <w:proofErr w:type="spellEnd"/>
      <w:r>
        <w:rPr>
          <w:rtl/>
        </w:rPr>
        <w:t>’</w:t>
      </w:r>
      <w:r>
        <w:t xml:space="preserve">un ressort lie une masse à une potence, cette masse sera lâchée de telle </w:t>
      </w:r>
      <w:proofErr w:type="spellStart"/>
      <w:r>
        <w:t>mani</w:t>
      </w:r>
      <w:proofErr w:type="spellEnd"/>
      <w:r>
        <w:rPr>
          <w:lang w:val="it-IT"/>
        </w:rPr>
        <w:t>è</w:t>
      </w:r>
      <w:r>
        <w:t>re et ce que son mouvement soit similaire à celui d</w:t>
      </w:r>
      <w:r>
        <w:rPr>
          <w:rtl/>
        </w:rPr>
        <w:t>’</w:t>
      </w:r>
      <w:r>
        <w:t xml:space="preserve">un pendule. Nous avons dans un premier retranscrit et résolu le </w:t>
      </w:r>
      <w:proofErr w:type="spellStart"/>
      <w:r>
        <w:t>probl</w:t>
      </w:r>
      <w:proofErr w:type="spellEnd"/>
      <w:r>
        <w:rPr>
          <w:lang w:val="it-IT"/>
        </w:rPr>
        <w:t>è</w:t>
      </w:r>
      <w:r>
        <w:t>me à la main afin d</w:t>
      </w:r>
      <w:r>
        <w:rPr>
          <w:rtl/>
        </w:rPr>
        <w:t>’</w:t>
      </w:r>
      <w:r>
        <w:t>obtenir les équations du mouvement qui nous serviront à la réalisation de la résolution numérique.</w:t>
      </w:r>
    </w:p>
    <w:p w14:paraId="3DE09F86" w14:textId="77777777" w:rsidR="00552CEE" w:rsidRDefault="00552CEE">
      <w:pPr>
        <w:pStyle w:val="Corps"/>
        <w:rPr>
          <w:rFonts w:hint="eastAsia"/>
        </w:rPr>
      </w:pPr>
    </w:p>
    <w:p w14:paraId="6D54B483" w14:textId="77777777" w:rsidR="00552CEE" w:rsidRDefault="00000000">
      <w:pPr>
        <w:pStyle w:val="Corps"/>
        <w:rPr>
          <w:rFonts w:hint="eastAsia"/>
        </w:rPr>
      </w:pPr>
      <w:r>
        <w:lastRenderedPageBreak/>
        <w:t xml:space="preserve">Voici </w:t>
      </w:r>
      <w:proofErr w:type="gramStart"/>
      <w:r>
        <w:t>les équations obtenu</w:t>
      </w:r>
      <w:proofErr w:type="gramEnd"/>
      <w:r>
        <w:t xml:space="preserve"> en réalisant en bilan des forces et en projetant sur </w:t>
      </w:r>
      <m:oMath>
        <m:limUpp>
          <m:limUppPr>
            <m:ctrlPr>
              <w:rPr>
                <w:rFonts w:ascii="Cambria Math" w:hAnsi="Cambria Math"/>
              </w:rPr>
            </m:ctrlPr>
          </m:limUppPr>
          <m:e>
            <m:sSub>
              <m:sSubPr>
                <m:ctrlPr>
                  <w:rPr>
                    <w:rFonts w:ascii="Cambria Math" w:hAnsi="Cambria Math"/>
                  </w:rPr>
                </m:ctrlPr>
              </m:sSubPr>
              <m:e>
                <m:r>
                  <w:rPr>
                    <w:rFonts w:ascii="Cambria Math" w:hAnsi="Cambria Math"/>
                    <w:sz w:val="26"/>
                    <w:szCs w:val="26"/>
                  </w:rPr>
                  <m:t>U</m:t>
                </m:r>
              </m:e>
              <m:sub>
                <m:r>
                  <w:rPr>
                    <w:rFonts w:ascii="Cambria Math" w:hAnsi="Cambria Math"/>
                    <w:sz w:val="26"/>
                    <w:szCs w:val="26"/>
                  </w:rPr>
                  <m:t>r</m:t>
                </m:r>
              </m:sub>
            </m:sSub>
          </m:e>
          <m:lim>
            <m:r>
              <w:rPr>
                <w:rFonts w:ascii="Cambria Math" w:hAnsi="Cambria Math"/>
                <w:sz w:val="26"/>
                <w:szCs w:val="26"/>
              </w:rPr>
              <m:t>⃗</m:t>
            </m:r>
          </m:lim>
        </m:limUpp>
      </m:oMath>
      <w:r>
        <w:t xml:space="preserve"> et </w:t>
      </w:r>
      <m:oMath>
        <m:limUpp>
          <m:limUppPr>
            <m:ctrlPr>
              <w:rPr>
                <w:rFonts w:ascii="Cambria Math" w:hAnsi="Cambria Math"/>
              </w:rPr>
            </m:ctrlPr>
          </m:limUppPr>
          <m:e>
            <m:sSub>
              <m:sSubPr>
                <m:ctrlPr>
                  <w:rPr>
                    <w:rFonts w:ascii="Cambria Math" w:hAnsi="Cambria Math"/>
                  </w:rPr>
                </m:ctrlPr>
              </m:sSubPr>
              <m:e>
                <m:r>
                  <w:rPr>
                    <w:rFonts w:ascii="Cambria Math" w:hAnsi="Cambria Math"/>
                    <w:sz w:val="26"/>
                    <w:szCs w:val="26"/>
                  </w:rPr>
                  <m:t>U</m:t>
                </m:r>
              </m:e>
              <m:sub>
                <m:r>
                  <w:rPr>
                    <w:rFonts w:ascii="Cambria Math" w:hAnsi="Cambria Math"/>
                    <w:sz w:val="26"/>
                    <w:szCs w:val="26"/>
                  </w:rPr>
                  <m:t>θ</m:t>
                </m:r>
              </m:sub>
            </m:sSub>
          </m:e>
          <m:lim>
            <m:r>
              <w:rPr>
                <w:rFonts w:ascii="Cambria Math" w:hAnsi="Cambria Math"/>
                <w:sz w:val="26"/>
                <w:szCs w:val="26"/>
              </w:rPr>
              <m:t>⃗</m:t>
            </m:r>
          </m:lim>
        </m:limUpp>
      </m:oMath>
      <w:r>
        <w:t xml:space="preserve"> :</w:t>
      </w:r>
      <w:r>
        <w:rPr>
          <w:noProof/>
        </w:rPr>
        <w:drawing>
          <wp:anchor distT="152400" distB="152400" distL="152400" distR="152400" simplePos="0" relativeHeight="251661312" behindDoc="0" locked="0" layoutInCell="1" allowOverlap="1" wp14:anchorId="77A85984" wp14:editId="107F1B49">
            <wp:simplePos x="0" y="0"/>
            <wp:positionH relativeFrom="margin">
              <wp:posOffset>-159791</wp:posOffset>
            </wp:positionH>
            <wp:positionV relativeFrom="page">
              <wp:posOffset>354020</wp:posOffset>
            </wp:positionV>
            <wp:extent cx="1819448" cy="1835133"/>
            <wp:effectExtent l="0" t="0" r="0" b="0"/>
            <wp:wrapThrough wrapText="bothSides" distL="152400" distR="152400">
              <wp:wrapPolygon edited="1">
                <wp:start x="0" y="0"/>
                <wp:lineTo x="21600" y="0"/>
                <wp:lineTo x="21600" y="21600"/>
                <wp:lineTo x="0" y="21600"/>
                <wp:lineTo x="0" y="0"/>
              </wp:wrapPolygon>
            </wp:wrapThrough>
            <wp:docPr id="1073741827" name="officeArt object" descr="Capture d’écran 2024-01-07 à 01.10.30.png"/>
            <wp:cNvGraphicFramePr/>
            <a:graphic xmlns:a="http://schemas.openxmlformats.org/drawingml/2006/main">
              <a:graphicData uri="http://schemas.openxmlformats.org/drawingml/2006/picture">
                <pic:pic xmlns:pic="http://schemas.openxmlformats.org/drawingml/2006/picture">
                  <pic:nvPicPr>
                    <pic:cNvPr id="1073741827" name="Capture d’écran 2024-01-07 à 01.10.30.png" descr="Capture d’écran 2024-01-07 à 01.10.30.png"/>
                    <pic:cNvPicPr>
                      <a:picLocks noChangeAspect="1"/>
                    </pic:cNvPicPr>
                  </pic:nvPicPr>
                  <pic:blipFill>
                    <a:blip r:embed="rId9"/>
                    <a:stretch>
                      <a:fillRect/>
                    </a:stretch>
                  </pic:blipFill>
                  <pic:spPr>
                    <a:xfrm>
                      <a:off x="0" y="0"/>
                      <a:ext cx="1819448" cy="1835133"/>
                    </a:xfrm>
                    <a:prstGeom prst="rect">
                      <a:avLst/>
                    </a:prstGeom>
                    <a:ln w="12700" cap="flat">
                      <a:noFill/>
                      <a:miter lim="400000"/>
                    </a:ln>
                    <a:effectLst/>
                  </pic:spPr>
                </pic:pic>
              </a:graphicData>
            </a:graphic>
          </wp:anchor>
        </w:drawing>
      </w:r>
    </w:p>
    <w:p w14:paraId="659E07D0" w14:textId="77777777" w:rsidR="00552CEE" w:rsidRDefault="00000000">
      <w:pPr>
        <w:pStyle w:val="Corps"/>
        <w:rPr>
          <w:rStyle w:val="Aucun"/>
          <w:rFonts w:hint="eastAsia"/>
        </w:rPr>
      </w:pPr>
      <w:r>
        <w:rPr>
          <w:rStyle w:val="Aucun"/>
        </w:rPr>
        <w:tab/>
      </w:r>
    </w:p>
    <w:p w14:paraId="7A9EAB13" w14:textId="77777777" w:rsidR="00552CEE" w:rsidRDefault="00000000">
      <w:pPr>
        <w:pStyle w:val="Corps"/>
        <w:rPr>
          <w:rStyle w:val="Aucun"/>
          <w:rFonts w:hint="eastAsia"/>
        </w:rPr>
      </w:pPr>
      <w:r>
        <w:rPr>
          <w:rStyle w:val="Aucun"/>
        </w:rPr>
        <w:tab/>
      </w:r>
      <m:oMath>
        <m:limUpp>
          <m:limUppPr>
            <m:ctrlPr>
              <w:rPr>
                <w:rFonts w:ascii="Cambria Math" w:hAnsi="Cambria Math"/>
              </w:rPr>
            </m:ctrlPr>
          </m:limUppPr>
          <m:e>
            <m:r>
              <w:rPr>
                <w:rFonts w:ascii="Cambria Math" w:hAnsi="Cambria Math"/>
                <w:sz w:val="26"/>
                <w:szCs w:val="26"/>
              </w:rPr>
              <m:t>θ</m:t>
            </m:r>
          </m:e>
          <m:lim>
            <m:r>
              <w:rPr>
                <w:rFonts w:ascii="Cambria Math" w:hAnsi="Cambria Math"/>
                <w:sz w:val="26"/>
                <w:szCs w:val="26"/>
              </w:rPr>
              <m:t>··</m:t>
            </m:r>
          </m:lim>
        </m:limUpp>
        <m:r>
          <w:rPr>
            <w:rFonts w:ascii="Cambria Math" w:hAnsi="Cambria Math"/>
            <w:sz w:val="26"/>
            <w:szCs w:val="26"/>
          </w:rPr>
          <m:t>-</m:t>
        </m:r>
        <m:sSup>
          <m:sSupPr>
            <m:ctrlPr>
              <w:rPr>
                <w:rFonts w:ascii="Cambria Math" w:hAnsi="Cambria Math"/>
              </w:rPr>
            </m:ctrlPr>
          </m:sSupPr>
          <m:e>
            <m:r>
              <w:rPr>
                <w:rFonts w:ascii="Cambria Math" w:hAnsi="Cambria Math"/>
                <w:sz w:val="26"/>
                <w:szCs w:val="26"/>
              </w:rPr>
              <m:t>θ</m:t>
            </m:r>
          </m:e>
          <m:sup>
            <m:r>
              <w:rPr>
                <w:rFonts w:ascii="Cambria Math" w:hAnsi="Cambria Math"/>
                <w:sz w:val="26"/>
                <w:szCs w:val="26"/>
              </w:rPr>
              <m:t>2</m:t>
            </m:r>
          </m:sup>
        </m:sSup>
        <m:r>
          <w:rPr>
            <w:rFonts w:ascii="Cambria Math" w:hAnsi="Cambria Math"/>
            <w:sz w:val="26"/>
            <w:szCs w:val="26"/>
          </w:rPr>
          <m:t>-g⋅cos(θ)-</m:t>
        </m:r>
        <m:f>
          <m:fPr>
            <m:ctrlPr>
              <w:rPr>
                <w:rFonts w:ascii="Cambria Math" w:hAnsi="Cambria Math"/>
                <w:i/>
                <w:sz w:val="26"/>
                <w:szCs w:val="26"/>
              </w:rPr>
            </m:ctrlPr>
          </m:fPr>
          <m:num>
            <m:r>
              <w:rPr>
                <w:rFonts w:ascii="Cambria Math" w:hAnsi="Cambria Math"/>
                <w:sz w:val="26"/>
                <w:szCs w:val="26"/>
              </w:rPr>
              <m:t>k</m:t>
            </m:r>
          </m:num>
          <m:den>
            <m:r>
              <w:rPr>
                <w:rFonts w:ascii="Cambria Math" w:hAnsi="Cambria Math"/>
                <w:sz w:val="26"/>
                <w:szCs w:val="26"/>
              </w:rPr>
              <m:t>m</m:t>
            </m:r>
          </m:den>
        </m:f>
        <m:r>
          <w:rPr>
            <w:rFonts w:ascii="Cambria Math" w:hAnsi="Cambria Math"/>
            <w:sz w:val="26"/>
            <w:szCs w:val="26"/>
          </w:rPr>
          <m:t>⋅l=</m:t>
        </m:r>
        <m:f>
          <m:fPr>
            <m:ctrlPr>
              <w:rPr>
                <w:rFonts w:ascii="Cambria Math" w:hAnsi="Cambria Math"/>
                <w:i/>
                <w:sz w:val="26"/>
                <w:szCs w:val="26"/>
              </w:rPr>
            </m:ctrlPr>
          </m:fPr>
          <m:num>
            <m:r>
              <w:rPr>
                <w:rFonts w:ascii="Cambria Math" w:hAnsi="Cambria Math"/>
                <w:sz w:val="26"/>
                <w:szCs w:val="26"/>
              </w:rPr>
              <m:t>k</m:t>
            </m:r>
          </m:num>
          <m:den>
            <m:r>
              <w:rPr>
                <w:rFonts w:ascii="Cambria Math" w:hAnsi="Cambria Math"/>
                <w:sz w:val="26"/>
                <w:szCs w:val="26"/>
              </w:rPr>
              <m:t>m</m:t>
            </m:r>
          </m:den>
        </m:f>
        <m:r>
          <w:rPr>
            <w:rFonts w:ascii="Cambria Math" w:hAnsi="Cambria Math"/>
            <w:sz w:val="26"/>
            <w:szCs w:val="26"/>
          </w:rPr>
          <m:t>⋅</m:t>
        </m:r>
        <m:sSub>
          <m:sSubPr>
            <m:ctrlPr>
              <w:rPr>
                <w:rFonts w:ascii="Cambria Math" w:hAnsi="Cambria Math"/>
              </w:rPr>
            </m:ctrlPr>
          </m:sSubPr>
          <m:e>
            <m:r>
              <w:rPr>
                <w:rFonts w:ascii="Cambria Math" w:hAnsi="Cambria Math"/>
                <w:sz w:val="26"/>
                <w:szCs w:val="26"/>
              </w:rPr>
              <m:t>l</m:t>
            </m:r>
          </m:e>
          <m:sub>
            <m:r>
              <w:rPr>
                <w:rFonts w:ascii="Cambria Math" w:hAnsi="Cambria Math"/>
                <w:sz w:val="26"/>
                <w:szCs w:val="26"/>
              </w:rPr>
              <m:t>0</m:t>
            </m:r>
          </m:sub>
        </m:sSub>
      </m:oMath>
    </w:p>
    <w:p w14:paraId="3415E30D" w14:textId="77777777" w:rsidR="00552CEE" w:rsidRDefault="00000000">
      <w:pPr>
        <w:pStyle w:val="Corps"/>
        <w:rPr>
          <w:rStyle w:val="Aucun"/>
          <w:rFonts w:hint="eastAsia"/>
        </w:rPr>
      </w:pPr>
      <w:r>
        <w:rPr>
          <w:rStyle w:val="Aucun"/>
        </w:rPr>
        <w:tab/>
      </w:r>
      <m:oMath>
        <m:limUpp>
          <m:limUppPr>
            <m:ctrlPr>
              <w:rPr>
                <w:rFonts w:ascii="Cambria Math" w:hAnsi="Cambria Math"/>
              </w:rPr>
            </m:ctrlPr>
          </m:limUppPr>
          <m:e>
            <m:r>
              <w:rPr>
                <w:rFonts w:ascii="Cambria Math" w:hAnsi="Cambria Math"/>
                <w:sz w:val="26"/>
                <w:szCs w:val="26"/>
              </w:rPr>
              <m:t>θ</m:t>
            </m:r>
          </m:e>
          <m:lim>
            <m:r>
              <w:rPr>
                <w:rFonts w:ascii="Cambria Math" w:hAnsi="Cambria Math"/>
                <w:sz w:val="26"/>
                <w:szCs w:val="26"/>
              </w:rPr>
              <m:t>··</m:t>
            </m:r>
          </m:lim>
        </m:limUpp>
        <m:r>
          <w:rPr>
            <w:rFonts w:ascii="Cambria Math" w:hAnsi="Cambria Math"/>
            <w:sz w:val="26"/>
            <w:szCs w:val="26"/>
          </w:rPr>
          <m:t>+</m:t>
        </m:r>
        <m:limUpp>
          <m:limUppPr>
            <m:ctrlPr>
              <w:rPr>
                <w:rFonts w:ascii="Cambria Math" w:hAnsi="Cambria Math"/>
              </w:rPr>
            </m:ctrlPr>
          </m:limUppPr>
          <m:e>
            <m:r>
              <w:rPr>
                <w:rFonts w:ascii="Cambria Math" w:hAnsi="Cambria Math"/>
                <w:sz w:val="26"/>
                <w:szCs w:val="26"/>
              </w:rPr>
              <m:t>l</m:t>
            </m:r>
          </m:e>
          <m:lim>
            <m:r>
              <w:rPr>
                <w:rFonts w:ascii="Cambria Math" w:hAnsi="Cambria Math"/>
                <w:sz w:val="26"/>
                <w:szCs w:val="26"/>
              </w:rPr>
              <m:t>··</m:t>
            </m:r>
          </m:lim>
        </m:limUpp>
        <m:r>
          <w:rPr>
            <w:rFonts w:ascii="Cambria Math" w:hAnsi="Cambria Math"/>
            <w:sz w:val="26"/>
            <w:szCs w:val="26"/>
          </w:rPr>
          <m:t>⋅</m:t>
        </m:r>
        <m:limUpp>
          <m:limUppPr>
            <m:ctrlPr>
              <w:rPr>
                <w:rFonts w:ascii="Cambria Math" w:hAnsi="Cambria Math"/>
              </w:rPr>
            </m:ctrlPr>
          </m:limUppPr>
          <m:e>
            <m:r>
              <w:rPr>
                <w:rFonts w:ascii="Cambria Math" w:hAnsi="Cambria Math"/>
                <w:sz w:val="26"/>
                <w:szCs w:val="26"/>
              </w:rPr>
              <m:t>θ</m:t>
            </m:r>
          </m:e>
          <m:lim>
            <m:r>
              <w:rPr>
                <w:rFonts w:ascii="Cambria Math" w:hAnsi="Cambria Math"/>
                <w:sz w:val="26"/>
                <w:szCs w:val="26"/>
              </w:rPr>
              <m:t>·</m:t>
            </m:r>
          </m:lim>
        </m:limUpp>
        <m:r>
          <w:rPr>
            <w:rFonts w:ascii="Cambria Math" w:hAnsi="Cambria Math"/>
            <w:sz w:val="26"/>
            <w:szCs w:val="26"/>
          </w:rPr>
          <m:t>+g⋅sin(θ)=0</m:t>
        </m:r>
      </m:oMath>
    </w:p>
    <w:p w14:paraId="46B439F9" w14:textId="77777777" w:rsidR="00552CEE" w:rsidRDefault="00552CEE">
      <w:pPr>
        <w:pStyle w:val="Corps"/>
        <w:rPr>
          <w:rStyle w:val="Aucun"/>
          <w:rFonts w:hint="eastAsia"/>
        </w:rPr>
      </w:pPr>
    </w:p>
    <w:p w14:paraId="0B20CD8B" w14:textId="77777777" w:rsidR="00552CEE" w:rsidRDefault="00552CEE">
      <w:pPr>
        <w:pStyle w:val="Corps"/>
        <w:rPr>
          <w:rStyle w:val="Aucun"/>
          <w:rFonts w:hint="eastAsia"/>
        </w:rPr>
      </w:pPr>
    </w:p>
    <w:p w14:paraId="0479F6EF" w14:textId="77777777" w:rsidR="00552CEE" w:rsidRDefault="00000000">
      <w:pPr>
        <w:pStyle w:val="Corps"/>
        <w:rPr>
          <w:rStyle w:val="Aucun"/>
          <w:rFonts w:hint="eastAsia"/>
        </w:rPr>
      </w:pPr>
      <w:r>
        <w:rPr>
          <w:rStyle w:val="Aucun"/>
        </w:rPr>
        <w:tab/>
        <w:t xml:space="preserve">Nous nous retrouvons avec un </w:t>
      </w:r>
      <w:proofErr w:type="spellStart"/>
      <w:r>
        <w:rPr>
          <w:rStyle w:val="Aucun"/>
        </w:rPr>
        <w:t>syst</w:t>
      </w:r>
      <w:proofErr w:type="spellEnd"/>
      <w:r>
        <w:rPr>
          <w:rStyle w:val="Aucun"/>
          <w:lang w:val="it-IT"/>
        </w:rPr>
        <w:t>è</w:t>
      </w:r>
      <w:r>
        <w:rPr>
          <w:rStyle w:val="Aucun"/>
        </w:rPr>
        <w:t>me d’équation différentiel non linéaire du second ordre à coefficient non constant avec second membre.</w:t>
      </w:r>
    </w:p>
    <w:p w14:paraId="5602F375" w14:textId="77777777" w:rsidR="00552CEE" w:rsidRDefault="00552CEE">
      <w:pPr>
        <w:pStyle w:val="Sous-titre"/>
        <w:rPr>
          <w:rStyle w:val="Aucun"/>
          <w:rFonts w:hint="eastAsia"/>
          <w:sz w:val="24"/>
          <w:szCs w:val="24"/>
        </w:rPr>
      </w:pPr>
    </w:p>
    <w:p w14:paraId="4A42B807" w14:textId="77777777" w:rsidR="00552CEE" w:rsidRDefault="00000000">
      <w:pPr>
        <w:pStyle w:val="Sous-titre"/>
        <w:rPr>
          <w:rFonts w:hint="eastAsia"/>
        </w:rPr>
      </w:pPr>
      <w:r>
        <w:t>Résolution Numérique</w:t>
      </w:r>
    </w:p>
    <w:p w14:paraId="7C9ACD4A" w14:textId="77777777" w:rsidR="00552CEE" w:rsidRDefault="00552CEE">
      <w:pPr>
        <w:pStyle w:val="Corps"/>
        <w:rPr>
          <w:rFonts w:hint="eastAsia"/>
        </w:rPr>
      </w:pPr>
    </w:p>
    <w:p w14:paraId="59C28D89" w14:textId="77777777" w:rsidR="00552CEE" w:rsidRDefault="00000000">
      <w:pPr>
        <w:pStyle w:val="Corps"/>
        <w:rPr>
          <w:rStyle w:val="Aucun"/>
          <w:rFonts w:hint="eastAsia"/>
        </w:rPr>
      </w:pPr>
      <w:r>
        <w:tab/>
      </w:r>
      <w:r>
        <w:rPr>
          <w:rStyle w:val="Aucun"/>
        </w:rPr>
        <w:t>À la vue de la complexité des équations à résoudre, nous avons commencé par utiliser la méthode de résolution d</w:t>
      </w:r>
      <w:r>
        <w:rPr>
          <w:rStyle w:val="Aucun"/>
          <w:rtl/>
        </w:rPr>
        <w:t>’</w:t>
      </w:r>
      <w:r>
        <w:rPr>
          <w:rStyle w:val="Aucun"/>
        </w:rPr>
        <w:t xml:space="preserve">Euler. Cela permet </w:t>
      </w:r>
      <w:proofErr w:type="spellStart"/>
      <w:r>
        <w:rPr>
          <w:rStyle w:val="Aucun"/>
        </w:rPr>
        <w:t>premi</w:t>
      </w:r>
      <w:proofErr w:type="spellEnd"/>
      <w:r>
        <w:rPr>
          <w:rStyle w:val="Aucun"/>
          <w:lang w:val="it-IT"/>
        </w:rPr>
        <w:t>è</w:t>
      </w:r>
      <w:r>
        <w:rPr>
          <w:rStyle w:val="Aucun"/>
        </w:rPr>
        <w:t xml:space="preserve">rement de nous familiariser avec le </w:t>
      </w:r>
      <w:proofErr w:type="spellStart"/>
      <w:r>
        <w:rPr>
          <w:rStyle w:val="Aucun"/>
        </w:rPr>
        <w:t>probl</w:t>
      </w:r>
      <w:proofErr w:type="spellEnd"/>
      <w:r>
        <w:rPr>
          <w:rStyle w:val="Aucun"/>
          <w:lang w:val="it-IT"/>
        </w:rPr>
        <w:t>è</w:t>
      </w:r>
      <w:r>
        <w:rPr>
          <w:rStyle w:val="Aucun"/>
        </w:rPr>
        <w:t>me, mais aussi d</w:t>
      </w:r>
      <w:r>
        <w:rPr>
          <w:rStyle w:val="Aucun"/>
          <w:rtl/>
        </w:rPr>
        <w:t>’</w:t>
      </w:r>
      <w:r>
        <w:rPr>
          <w:rStyle w:val="Aucun"/>
        </w:rPr>
        <w:t>avoir des résultats de référence sur lesquels s</w:t>
      </w:r>
      <w:r>
        <w:rPr>
          <w:rStyle w:val="Aucun"/>
          <w:rtl/>
        </w:rPr>
        <w:t>’</w:t>
      </w:r>
      <w:r>
        <w:rPr>
          <w:rStyle w:val="Aucun"/>
        </w:rPr>
        <w:t xml:space="preserve">appuyer. Pour pouvoir vérifier la validité </w:t>
      </w:r>
      <w:r>
        <w:rPr>
          <w:rStyle w:val="Aucun"/>
          <w:lang w:val="pt-PT"/>
        </w:rPr>
        <w:t>de nos r</w:t>
      </w:r>
      <w:proofErr w:type="spellStart"/>
      <w:r>
        <w:rPr>
          <w:rStyle w:val="Aucun"/>
        </w:rPr>
        <w:t>ésultats</w:t>
      </w:r>
      <w:proofErr w:type="spellEnd"/>
      <w:r>
        <w:rPr>
          <w:rStyle w:val="Aucun"/>
        </w:rPr>
        <w:t xml:space="preserve">, nous allons jouer sur les conditions initiales pour nous ramener à des </w:t>
      </w:r>
      <w:proofErr w:type="spellStart"/>
      <w:r>
        <w:rPr>
          <w:rStyle w:val="Aucun"/>
        </w:rPr>
        <w:t>syst</w:t>
      </w:r>
      <w:proofErr w:type="spellEnd"/>
      <w:r>
        <w:rPr>
          <w:rStyle w:val="Aucun"/>
          <w:lang w:val="it-IT"/>
        </w:rPr>
        <w:t>è</w:t>
      </w:r>
      <w:r>
        <w:rPr>
          <w:rStyle w:val="Aucun"/>
        </w:rPr>
        <w:t>mes basiques comme un ressort sur 1D ou bien un pendule simple. Pour ce faire, il faut définir un vecteur qui contient les variables recherchées ainsi que leurs dérivé</w:t>
      </w:r>
      <w:proofErr w:type="spellStart"/>
      <w:r>
        <w:rPr>
          <w:rStyle w:val="Aucun"/>
          <w:lang w:val="pt-PT"/>
        </w:rPr>
        <w:t>es</w:t>
      </w:r>
      <w:proofErr w:type="spellEnd"/>
      <w:r>
        <w:rPr>
          <w:rStyle w:val="Aucun"/>
          <w:lang w:val="pt-PT"/>
        </w:rPr>
        <w:t xml:space="preserve">. </w:t>
      </w:r>
    </w:p>
    <w:p w14:paraId="17BCB224" w14:textId="77777777" w:rsidR="00552CEE" w:rsidRDefault="00000000">
      <w:pPr>
        <w:pStyle w:val="Corps"/>
        <w:rPr>
          <w:rFonts w:hint="eastAsia"/>
        </w:rPr>
      </w:pPr>
      <w:r>
        <w:rPr>
          <w:rStyle w:val="Aucun"/>
        </w:rPr>
        <w:t>Posons :</w:t>
      </w:r>
      <w:r>
        <w:rPr>
          <w:rStyle w:val="Aucun"/>
        </w:rPr>
        <w:tab/>
      </w:r>
      <w:r>
        <w:rPr>
          <w:rStyle w:val="Aucun"/>
        </w:rPr>
        <w:tab/>
      </w:r>
      <w:r>
        <w:rPr>
          <w:rStyle w:val="Aucun"/>
        </w:rPr>
        <w:tab/>
      </w:r>
      <m:oMath>
        <m:r>
          <w:rPr>
            <w:rFonts w:ascii="Cambria Math" w:hAnsi="Cambria Math"/>
            <w:sz w:val="26"/>
            <w:szCs w:val="26"/>
          </w:rPr>
          <m:t>Y=</m:t>
        </m:r>
        <m:d>
          <m:dPr>
            <m:ctrlPr>
              <w:rPr>
                <w:rFonts w:ascii="Cambria Math" w:hAnsi="Cambria Math"/>
                <w:i/>
                <w:sz w:val="26"/>
                <w:szCs w:val="26"/>
              </w:rPr>
            </m:ctrlPr>
          </m:dPr>
          <m:e>
            <m:eqArr>
              <m:eqArrPr>
                <m:ctrlPr>
                  <w:rPr>
                    <w:rFonts w:ascii="Cambria Math" w:hAnsi="Cambria Math"/>
                    <w:i/>
                    <w:sz w:val="26"/>
                    <w:szCs w:val="26"/>
                  </w:rPr>
                </m:ctrlPr>
              </m:eqArrPr>
              <m:e>
                <m:limUpp>
                  <m:limUppPr>
                    <m:ctrlPr>
                      <w:rPr>
                        <w:rFonts w:ascii="Cambria Math" w:hAnsi="Cambria Math"/>
                      </w:rPr>
                    </m:ctrlPr>
                  </m:limUppPr>
                  <m:e>
                    <m:r>
                      <w:rPr>
                        <w:rFonts w:ascii="Cambria Math" w:hAnsi="Cambria Math"/>
                        <w:sz w:val="26"/>
                        <w:szCs w:val="26"/>
                      </w:rPr>
                      <m:t>l</m:t>
                    </m:r>
                  </m:e>
                  <m:lim>
                    <m:r>
                      <w:rPr>
                        <w:rFonts w:ascii="Cambria Math" w:hAnsi="Cambria Math"/>
                        <w:sz w:val="26"/>
                        <w:szCs w:val="26"/>
                      </w:rPr>
                      <m:t>·</m:t>
                    </m:r>
                  </m:lim>
                </m:limUpp>
              </m:e>
              <m:e>
                <m:r>
                  <w:rPr>
                    <w:rFonts w:ascii="Cambria Math" w:hAnsi="Cambria Math"/>
                    <w:sz w:val="26"/>
                    <w:szCs w:val="26"/>
                  </w:rPr>
                  <m:t>l</m:t>
                </m:r>
              </m:e>
              <m:e>
                <m:limUpp>
                  <m:limUppPr>
                    <m:ctrlPr>
                      <w:rPr>
                        <w:rFonts w:ascii="Cambria Math" w:hAnsi="Cambria Math"/>
                      </w:rPr>
                    </m:ctrlPr>
                  </m:limUppPr>
                  <m:e>
                    <m:r>
                      <w:rPr>
                        <w:rFonts w:ascii="Cambria Math" w:hAnsi="Cambria Math"/>
                        <w:sz w:val="26"/>
                        <w:szCs w:val="26"/>
                      </w:rPr>
                      <m:t>θ</m:t>
                    </m:r>
                  </m:e>
                  <m:lim>
                    <m:r>
                      <w:rPr>
                        <w:rFonts w:ascii="Cambria Math" w:hAnsi="Cambria Math"/>
                        <w:sz w:val="26"/>
                        <w:szCs w:val="26"/>
                      </w:rPr>
                      <m:t>·</m:t>
                    </m:r>
                  </m:lim>
                </m:limUpp>
              </m:e>
              <m:e>
                <m:r>
                  <w:rPr>
                    <w:rFonts w:ascii="Cambria Math" w:hAnsi="Cambria Math"/>
                    <w:sz w:val="26"/>
                    <w:szCs w:val="26"/>
                  </w:rPr>
                  <m:t>θ</m:t>
                </m:r>
              </m:e>
            </m:eqArr>
          </m:e>
        </m:d>
      </m:oMath>
      <w:r>
        <w:tab/>
      </w:r>
      <w:r>
        <w:tab/>
      </w:r>
      <m:oMath>
        <m:sSup>
          <m:sSupPr>
            <m:ctrlPr>
              <w:rPr>
                <w:rFonts w:ascii="Cambria Math" w:hAnsi="Cambria Math"/>
              </w:rPr>
            </m:ctrlPr>
          </m:sSupPr>
          <m:e>
            <m:r>
              <w:rPr>
                <w:rFonts w:ascii="Cambria Math" w:hAnsi="Cambria Math"/>
                <w:sz w:val="26"/>
                <w:szCs w:val="26"/>
              </w:rPr>
              <m:t>Y</m:t>
            </m:r>
          </m:e>
          <m:sup>
            <m:r>
              <w:rPr>
                <w:rFonts w:ascii="Cambria Math" w:hAnsi="Cambria Math"/>
                <w:sz w:val="26"/>
                <w:szCs w:val="26"/>
              </w:rPr>
              <m:t>'</m:t>
            </m:r>
          </m:sup>
        </m:sSup>
        <m:r>
          <w:rPr>
            <w:rFonts w:ascii="Cambria Math" w:hAnsi="Cambria Math"/>
            <w:sz w:val="26"/>
            <w:szCs w:val="26"/>
          </w:rPr>
          <m:t>=</m:t>
        </m:r>
        <m:d>
          <m:dPr>
            <m:ctrlPr>
              <w:rPr>
                <w:rFonts w:ascii="Cambria Math" w:hAnsi="Cambria Math"/>
                <w:i/>
                <w:sz w:val="26"/>
                <w:szCs w:val="26"/>
              </w:rPr>
            </m:ctrlPr>
          </m:dPr>
          <m:e>
            <m:eqArr>
              <m:eqArrPr>
                <m:ctrlPr>
                  <w:rPr>
                    <w:rFonts w:ascii="Cambria Math" w:hAnsi="Cambria Math"/>
                    <w:i/>
                    <w:sz w:val="26"/>
                    <w:szCs w:val="26"/>
                  </w:rPr>
                </m:ctrlPr>
              </m:eqArrPr>
              <m:e>
                <m:limUpp>
                  <m:limUppPr>
                    <m:ctrlPr>
                      <w:rPr>
                        <w:rFonts w:ascii="Cambria Math" w:hAnsi="Cambria Math"/>
                      </w:rPr>
                    </m:ctrlPr>
                  </m:limUppPr>
                  <m:e>
                    <m:r>
                      <w:rPr>
                        <w:rFonts w:ascii="Cambria Math" w:hAnsi="Cambria Math"/>
                        <w:sz w:val="26"/>
                        <w:szCs w:val="26"/>
                      </w:rPr>
                      <m:t>l</m:t>
                    </m:r>
                  </m:e>
                  <m:lim>
                    <m:r>
                      <w:rPr>
                        <w:rFonts w:ascii="Cambria Math" w:hAnsi="Cambria Math"/>
                        <w:sz w:val="26"/>
                        <w:szCs w:val="26"/>
                      </w:rPr>
                      <m:t>··</m:t>
                    </m:r>
                  </m:lim>
                </m:limUpp>
              </m:e>
              <m:e>
                <m:limUpp>
                  <m:limUppPr>
                    <m:ctrlPr>
                      <w:rPr>
                        <w:rFonts w:ascii="Cambria Math" w:hAnsi="Cambria Math"/>
                      </w:rPr>
                    </m:ctrlPr>
                  </m:limUppPr>
                  <m:e>
                    <m:r>
                      <w:rPr>
                        <w:rFonts w:ascii="Cambria Math" w:hAnsi="Cambria Math"/>
                        <w:sz w:val="26"/>
                        <w:szCs w:val="26"/>
                      </w:rPr>
                      <m:t>l</m:t>
                    </m:r>
                  </m:e>
                  <m:lim>
                    <m:r>
                      <w:rPr>
                        <w:rFonts w:ascii="Cambria Math" w:hAnsi="Cambria Math"/>
                        <w:sz w:val="26"/>
                        <w:szCs w:val="26"/>
                      </w:rPr>
                      <m:t>·</m:t>
                    </m:r>
                  </m:lim>
                </m:limUpp>
              </m:e>
              <m:e>
                <m:limUpp>
                  <m:limUppPr>
                    <m:ctrlPr>
                      <w:rPr>
                        <w:rFonts w:ascii="Cambria Math" w:hAnsi="Cambria Math"/>
                      </w:rPr>
                    </m:ctrlPr>
                  </m:limUppPr>
                  <m:e>
                    <m:r>
                      <w:rPr>
                        <w:rFonts w:ascii="Cambria Math" w:hAnsi="Cambria Math"/>
                        <w:sz w:val="26"/>
                        <w:szCs w:val="26"/>
                      </w:rPr>
                      <m:t>θ</m:t>
                    </m:r>
                  </m:e>
                  <m:lim>
                    <m:r>
                      <w:rPr>
                        <w:rFonts w:ascii="Cambria Math" w:hAnsi="Cambria Math"/>
                        <w:sz w:val="26"/>
                        <w:szCs w:val="26"/>
                      </w:rPr>
                      <m:t>··</m:t>
                    </m:r>
                  </m:lim>
                </m:limUpp>
              </m:e>
              <m:e>
                <m:limUpp>
                  <m:limUppPr>
                    <m:ctrlPr>
                      <w:rPr>
                        <w:rFonts w:ascii="Cambria Math" w:hAnsi="Cambria Math"/>
                      </w:rPr>
                    </m:ctrlPr>
                  </m:limUppPr>
                  <m:e>
                    <m:r>
                      <w:rPr>
                        <w:rFonts w:ascii="Cambria Math" w:hAnsi="Cambria Math"/>
                        <w:sz w:val="26"/>
                        <w:szCs w:val="26"/>
                      </w:rPr>
                      <m:t>θ</m:t>
                    </m:r>
                  </m:e>
                  <m:lim>
                    <m:r>
                      <w:rPr>
                        <w:rFonts w:ascii="Cambria Math" w:hAnsi="Cambria Math"/>
                        <w:sz w:val="26"/>
                        <w:szCs w:val="26"/>
                      </w:rPr>
                      <m:t>·</m:t>
                    </m:r>
                  </m:lim>
                </m:limUpp>
              </m:e>
            </m:eqArr>
          </m:e>
        </m:d>
      </m:oMath>
    </w:p>
    <w:p w14:paraId="3D0ABBBC" w14:textId="77777777" w:rsidR="00552CEE" w:rsidRDefault="00000000">
      <w:pPr>
        <w:pStyle w:val="Corps"/>
        <w:rPr>
          <w:rFonts w:hint="eastAsia"/>
        </w:rPr>
      </w:pPr>
      <w:r>
        <w:tab/>
        <w:t>Pour compléter notre vecteur, il est nécessaire d’isoler</w:t>
      </w:r>
      <w:r>
        <w:rPr>
          <w:rStyle w:val="Aucun"/>
        </w:rPr>
        <w:t xml:space="preserve"> </w:t>
      </w:r>
      <m:oMath>
        <m:limUpp>
          <m:limUppPr>
            <m:ctrlPr>
              <w:rPr>
                <w:rFonts w:ascii="Cambria Math" w:hAnsi="Cambria Math"/>
              </w:rPr>
            </m:ctrlPr>
          </m:limUppPr>
          <m:e>
            <m:r>
              <w:rPr>
                <w:rFonts w:ascii="Cambria Math" w:hAnsi="Cambria Math"/>
                <w:sz w:val="26"/>
                <w:szCs w:val="26"/>
              </w:rPr>
              <m:t>θ</m:t>
            </m:r>
          </m:e>
          <m:lim>
            <m:r>
              <w:rPr>
                <w:rFonts w:ascii="Cambria Math" w:hAnsi="Cambria Math"/>
                <w:sz w:val="26"/>
                <w:szCs w:val="26"/>
              </w:rPr>
              <m:t>··</m:t>
            </m:r>
          </m:lim>
        </m:limUpp>
      </m:oMath>
      <w:r>
        <w:rPr>
          <w:rStyle w:val="Aucun"/>
        </w:rPr>
        <w:t xml:space="preserve"> et </w:t>
      </w:r>
      <m:oMath>
        <m:limUpp>
          <m:limUppPr>
            <m:ctrlPr>
              <w:rPr>
                <w:rFonts w:ascii="Cambria Math" w:hAnsi="Cambria Math"/>
              </w:rPr>
            </m:ctrlPr>
          </m:limUppPr>
          <m:e>
            <m:r>
              <w:rPr>
                <w:rFonts w:ascii="Cambria Math" w:hAnsi="Cambria Math"/>
                <w:sz w:val="26"/>
                <w:szCs w:val="26"/>
              </w:rPr>
              <m:t>l</m:t>
            </m:r>
          </m:e>
          <m:lim>
            <m:r>
              <w:rPr>
                <w:rFonts w:ascii="Cambria Math" w:hAnsi="Cambria Math"/>
                <w:sz w:val="26"/>
                <w:szCs w:val="26"/>
              </w:rPr>
              <m:t>··</m:t>
            </m:r>
          </m:lim>
        </m:limUpp>
      </m:oMath>
      <w:r>
        <w:rPr>
          <w:rStyle w:val="Aucun"/>
        </w:rPr>
        <w:t xml:space="preserve"> de notre système d’équations et de les remplacer dans notre vecteur. Une fois fait, on peut créer une fonction Euler qui à chaque itération donne une approximation de la résolution des équations à l</w:t>
      </w:r>
      <w:r>
        <w:rPr>
          <w:rStyle w:val="Aucun"/>
          <w:rtl/>
        </w:rPr>
        <w:t>’</w:t>
      </w:r>
      <w:r>
        <w:rPr>
          <w:rStyle w:val="Aucun"/>
        </w:rPr>
        <w:t xml:space="preserve">aide des anciennes valeurs de </w:t>
      </w:r>
      <m:oMath>
        <m:r>
          <w:rPr>
            <w:rFonts w:ascii="Cambria Math" w:hAnsi="Cambria Math"/>
            <w:sz w:val="26"/>
            <w:szCs w:val="26"/>
          </w:rPr>
          <m:t>Y</m:t>
        </m:r>
      </m:oMath>
      <w:r>
        <w:rPr>
          <w:rStyle w:val="Aucun"/>
        </w:rPr>
        <w:t xml:space="preserve"> et </w:t>
      </w:r>
      <m:oMath>
        <m:sSup>
          <m:sSupPr>
            <m:ctrlPr>
              <w:rPr>
                <w:rFonts w:ascii="Cambria Math" w:hAnsi="Cambria Math"/>
              </w:rPr>
            </m:ctrlPr>
          </m:sSupPr>
          <m:e>
            <m:r>
              <w:rPr>
                <w:rFonts w:ascii="Cambria Math" w:hAnsi="Cambria Math"/>
                <w:sz w:val="26"/>
                <w:szCs w:val="26"/>
              </w:rPr>
              <m:t>Y</m:t>
            </m:r>
          </m:e>
          <m:sup>
            <m:r>
              <w:rPr>
                <w:rFonts w:ascii="Cambria Math" w:hAnsi="Cambria Math"/>
                <w:sz w:val="26"/>
                <w:szCs w:val="26"/>
              </w:rPr>
              <m:t>'</m:t>
            </m:r>
          </m:sup>
        </m:sSup>
      </m:oMath>
      <w:r>
        <w:rPr>
          <w:rStyle w:val="Aucun"/>
        </w:rPr>
        <w:t xml:space="preserve">. </w:t>
      </w:r>
      <w:r>
        <w:t xml:space="preserve">On crée une boucle pour répéter ce procédé plusieurs fois en changeant </w:t>
      </w:r>
      <w:proofErr w:type="spellStart"/>
      <w:r>
        <w:t>lég</w:t>
      </w:r>
      <w:proofErr w:type="spellEnd"/>
      <w:r>
        <w:rPr>
          <w:lang w:val="it-IT"/>
        </w:rPr>
        <w:t>è</w:t>
      </w:r>
      <w:r>
        <w:t>rement les valeurs des conditions initiales afin d’exposer le caractère chaotique du système. Enfin, on enregistre les résultats obtenus dans un</w:t>
      </w:r>
      <w:r>
        <w:rPr>
          <w:lang w:val="it-IT"/>
        </w:rPr>
        <w:t xml:space="preserve"> </w:t>
      </w:r>
      <w:proofErr w:type="spellStart"/>
      <w:r>
        <w:rPr>
          <w:lang w:val="it-IT"/>
        </w:rPr>
        <w:t>fichier</w:t>
      </w:r>
      <w:proofErr w:type="spellEnd"/>
      <w:r>
        <w:t xml:space="preserve"> texte puis on utilise un script Python pour lire et afficher les courbes de position.</w:t>
      </w:r>
    </w:p>
    <w:p w14:paraId="5FD0FF06" w14:textId="77777777" w:rsidR="00552CEE" w:rsidRDefault="00552CEE">
      <w:pPr>
        <w:pStyle w:val="Corps"/>
        <w:rPr>
          <w:rFonts w:hint="eastAsia"/>
        </w:rPr>
      </w:pPr>
    </w:p>
    <w:p w14:paraId="6FD48050" w14:textId="77777777" w:rsidR="00552CEE" w:rsidRDefault="00000000">
      <w:pPr>
        <w:pStyle w:val="Sous-titre"/>
        <w:rPr>
          <w:rFonts w:hint="eastAsia"/>
        </w:rPr>
      </w:pPr>
      <w:r>
        <w:lastRenderedPageBreak/>
        <w:t>Analyse des résultats</w:t>
      </w:r>
    </w:p>
    <w:p w14:paraId="464B75EC" w14:textId="77777777" w:rsidR="00552CEE" w:rsidRDefault="00552CEE">
      <w:pPr>
        <w:pStyle w:val="Corps"/>
        <w:rPr>
          <w:rFonts w:hint="eastAsia"/>
        </w:rPr>
      </w:pPr>
    </w:p>
    <w:p w14:paraId="57F7B81F" w14:textId="0D4EFD5D" w:rsidR="00552CEE" w:rsidRDefault="00000000">
      <w:pPr>
        <w:pStyle w:val="Corps"/>
        <w:rPr>
          <w:rFonts w:hint="eastAsia"/>
        </w:rPr>
      </w:pPr>
      <w:r>
        <w:tab/>
        <w:t xml:space="preserve">On observe ici plusieurs courbes de position du pendule avec presque les mêmes conditions initiales. A gauche, on peut observer les 10 </w:t>
      </w:r>
      <w:proofErr w:type="spellStart"/>
      <w:r>
        <w:t>premi</w:t>
      </w:r>
      <w:proofErr w:type="spellEnd"/>
      <w:r>
        <w:rPr>
          <w:lang w:val="it-IT"/>
        </w:rPr>
        <w:t>è</w:t>
      </w:r>
      <w:proofErr w:type="spellStart"/>
      <w:r>
        <w:t>res</w:t>
      </w:r>
      <w:proofErr w:type="spellEnd"/>
      <w:r>
        <w:t xml:space="preserve"> secondes et 10 </w:t>
      </w:r>
      <w:proofErr w:type="spellStart"/>
      <w:r>
        <w:t>derni</w:t>
      </w:r>
      <w:proofErr w:type="spellEnd"/>
      <w:r>
        <w:rPr>
          <w:lang w:val="it-IT"/>
        </w:rPr>
        <w:t>è</w:t>
      </w:r>
      <w:proofErr w:type="spellStart"/>
      <w:r>
        <w:t>res</w:t>
      </w:r>
      <w:proofErr w:type="spellEnd"/>
      <w:r>
        <w:t xml:space="preserve"> secondes des 5 courbes et, à droite, on peut observer leur trajectoire </w:t>
      </w:r>
      <w:r w:rsidR="00C165A4">
        <w:rPr>
          <w:noProof/>
        </w:rPr>
        <w:drawing>
          <wp:anchor distT="152400" distB="152400" distL="152400" distR="152400" simplePos="0" relativeHeight="251662336" behindDoc="0" locked="0" layoutInCell="1" allowOverlap="1" wp14:anchorId="77467C95" wp14:editId="02A2CA2B">
            <wp:simplePos x="0" y="0"/>
            <wp:positionH relativeFrom="margin">
              <wp:posOffset>-699135</wp:posOffset>
            </wp:positionH>
            <wp:positionV relativeFrom="line">
              <wp:posOffset>453390</wp:posOffset>
            </wp:positionV>
            <wp:extent cx="3571875" cy="2831465"/>
            <wp:effectExtent l="0" t="0" r="0" b="0"/>
            <wp:wrapThrough wrapText="bothSides" distL="152400" distR="152400">
              <wp:wrapPolygon edited="1">
                <wp:start x="0" y="0"/>
                <wp:lineTo x="0" y="21600"/>
                <wp:lineTo x="21600" y="21600"/>
                <wp:lineTo x="21600" y="0"/>
                <wp:lineTo x="0" y="0"/>
              </wp:wrapPolygon>
            </wp:wrapThrough>
            <wp:docPr id="1073741828" name="officeArt object" descr="Capture d’écran 2024-01-07 à 02.01.28.png"/>
            <wp:cNvGraphicFramePr/>
            <a:graphic xmlns:a="http://schemas.openxmlformats.org/drawingml/2006/main">
              <a:graphicData uri="http://schemas.openxmlformats.org/drawingml/2006/picture">
                <pic:pic xmlns:pic="http://schemas.openxmlformats.org/drawingml/2006/picture">
                  <pic:nvPicPr>
                    <pic:cNvPr id="1073741828" name="Capture d’écran 2024-01-07 à 02.01.28.png" descr="Capture d’écran 2024-01-07 à 02.01.28.png"/>
                    <pic:cNvPicPr>
                      <a:picLocks noChangeAspect="1"/>
                    </pic:cNvPicPr>
                  </pic:nvPicPr>
                  <pic:blipFill>
                    <a:blip r:embed="rId10"/>
                    <a:srcRect/>
                    <a:stretch>
                      <a:fillRect/>
                    </a:stretch>
                  </pic:blipFill>
                  <pic:spPr>
                    <a:xfrm>
                      <a:off x="0" y="0"/>
                      <a:ext cx="3571875" cy="2831465"/>
                    </a:xfrm>
                    <a:prstGeom prst="rect">
                      <a:avLst/>
                    </a:prstGeom>
                    <a:ln w="12700" cap="flat">
                      <a:noFill/>
                      <a:miter lim="400000"/>
                    </a:ln>
                    <a:effectLst/>
                  </pic:spPr>
                </pic:pic>
              </a:graphicData>
            </a:graphic>
          </wp:anchor>
        </w:drawing>
      </w:r>
      <w:r w:rsidR="00C165A4">
        <w:rPr>
          <w:noProof/>
        </w:rPr>
        <w:drawing>
          <wp:anchor distT="152400" distB="152400" distL="152400" distR="152400" simplePos="0" relativeHeight="251663360" behindDoc="0" locked="0" layoutInCell="1" allowOverlap="1" wp14:anchorId="69810C3E" wp14:editId="2163899B">
            <wp:simplePos x="0" y="0"/>
            <wp:positionH relativeFrom="margin">
              <wp:posOffset>2872105</wp:posOffset>
            </wp:positionH>
            <wp:positionV relativeFrom="line">
              <wp:posOffset>453452</wp:posOffset>
            </wp:positionV>
            <wp:extent cx="3571872" cy="2831704"/>
            <wp:effectExtent l="0" t="0" r="0" b="0"/>
            <wp:wrapThrough wrapText="bothSides" distL="152400" distR="152400">
              <wp:wrapPolygon edited="1">
                <wp:start x="0" y="0"/>
                <wp:lineTo x="21600" y="0"/>
                <wp:lineTo x="21600" y="21600"/>
                <wp:lineTo x="0" y="21600"/>
                <wp:lineTo x="0" y="0"/>
              </wp:wrapPolygon>
            </wp:wrapThrough>
            <wp:docPr id="1073741829" name="officeArt object" descr="Capture d’écran 2024-01-07 à 02.02.54.png"/>
            <wp:cNvGraphicFramePr/>
            <a:graphic xmlns:a="http://schemas.openxmlformats.org/drawingml/2006/main">
              <a:graphicData uri="http://schemas.openxmlformats.org/drawingml/2006/picture">
                <pic:pic xmlns:pic="http://schemas.openxmlformats.org/drawingml/2006/picture">
                  <pic:nvPicPr>
                    <pic:cNvPr id="1073741829" name="Capture d’écran 2024-01-07 à 02.02.54.png" descr="Capture d’écran 2024-01-07 à 02.02.54.png"/>
                    <pic:cNvPicPr>
                      <a:picLocks noChangeAspect="1"/>
                    </pic:cNvPicPr>
                  </pic:nvPicPr>
                  <pic:blipFill>
                    <a:blip r:embed="rId11"/>
                    <a:stretch>
                      <a:fillRect/>
                    </a:stretch>
                  </pic:blipFill>
                  <pic:spPr>
                    <a:xfrm>
                      <a:off x="0" y="0"/>
                      <a:ext cx="3571872" cy="2831704"/>
                    </a:xfrm>
                    <a:prstGeom prst="rect">
                      <a:avLst/>
                    </a:prstGeom>
                    <a:ln w="12700" cap="flat">
                      <a:noFill/>
                      <a:miter lim="400000"/>
                    </a:ln>
                    <a:effectLst/>
                  </pic:spPr>
                </pic:pic>
              </a:graphicData>
            </a:graphic>
          </wp:anchor>
        </w:drawing>
      </w:r>
      <w:proofErr w:type="spellStart"/>
      <w:r>
        <w:t>compl</w:t>
      </w:r>
      <w:r>
        <w:rPr>
          <w:lang w:val="it-IT"/>
        </w:rPr>
        <w:t>ète</w:t>
      </w:r>
      <w:proofErr w:type="spellEnd"/>
      <w:r>
        <w:rPr>
          <w:lang w:val="it-IT"/>
        </w:rPr>
        <w:t>.</w:t>
      </w:r>
    </w:p>
    <w:p w14:paraId="555F71D9" w14:textId="77777777" w:rsidR="00552CEE" w:rsidRDefault="00000000">
      <w:pPr>
        <w:pStyle w:val="Pieddepage"/>
      </w:pPr>
      <w:r>
        <w:t>1 000 points représentent 1s.</w:t>
      </w:r>
    </w:p>
    <w:p w14:paraId="499F83F3" w14:textId="77777777" w:rsidR="00552CEE" w:rsidRDefault="00552CEE">
      <w:pPr>
        <w:pStyle w:val="Pieddepage"/>
      </w:pPr>
    </w:p>
    <w:p w14:paraId="0795CD42" w14:textId="77777777" w:rsidR="00552CEE" w:rsidRDefault="00552CEE">
      <w:pPr>
        <w:pStyle w:val="Pieddepage"/>
      </w:pPr>
    </w:p>
    <w:p w14:paraId="18F01780" w14:textId="77777777" w:rsidR="00552CEE" w:rsidRDefault="00000000">
      <w:pPr>
        <w:pStyle w:val="Corps"/>
        <w:rPr>
          <w:rFonts w:hint="eastAsia"/>
        </w:rPr>
      </w:pPr>
      <w:r>
        <w:tab/>
        <w:t>Pour l’étude d</w:t>
      </w:r>
      <w:r>
        <w:rPr>
          <w:rtl/>
        </w:rPr>
        <w:t>’</w:t>
      </w:r>
      <w:r>
        <w:t xml:space="preserve">un tel </w:t>
      </w:r>
      <w:proofErr w:type="spellStart"/>
      <w:r>
        <w:t>syst</w:t>
      </w:r>
      <w:proofErr w:type="spellEnd"/>
      <w:r>
        <w:rPr>
          <w:lang w:val="it-IT"/>
        </w:rPr>
        <w:t>è</w:t>
      </w:r>
      <w:r>
        <w:t xml:space="preserve">me, il est nécessaire de prendre un temps tel </w:t>
      </w:r>
      <w:proofErr w:type="spellStart"/>
      <w:r>
        <w:t>qu</w:t>
      </w:r>
      <w:proofErr w:type="spellEnd"/>
      <w:r>
        <w:rPr>
          <w:rtl/>
        </w:rPr>
        <w:t>’</w:t>
      </w:r>
      <w:r>
        <w:t>on puisse observer des variations conséquentes de position, a priori la masse part dans tous les sens et on veut pouvoir l</w:t>
      </w:r>
      <w:r>
        <w:rPr>
          <w:rtl/>
        </w:rPr>
        <w:t>’</w:t>
      </w:r>
      <w:r>
        <w:t>affirmer, on s</w:t>
      </w:r>
      <w:r>
        <w:rPr>
          <w:rtl/>
        </w:rPr>
        <w:t>’</w:t>
      </w:r>
      <w:r>
        <w:t xml:space="preserve">arrête alors </w:t>
      </w:r>
      <w:proofErr w:type="spellStart"/>
      <w:r>
        <w:t>apr</w:t>
      </w:r>
      <w:proofErr w:type="spellEnd"/>
      <w:r>
        <w:rPr>
          <w:lang w:val="it-IT"/>
        </w:rPr>
        <w:t>è</w:t>
      </w:r>
      <w:r>
        <w:t>s 100 secondes. Il faut un nombre de points qui permettent une précision maximale, sachant que la précision de la méthode d</w:t>
      </w:r>
      <w:r>
        <w:rPr>
          <w:rtl/>
        </w:rPr>
        <w:t>’</w:t>
      </w:r>
      <w:r>
        <w:t>Euler n</w:t>
      </w:r>
      <w:r>
        <w:rPr>
          <w:rtl/>
        </w:rPr>
        <w:t>’</w:t>
      </w:r>
      <w:r>
        <w:t>est que d</w:t>
      </w:r>
      <w:r>
        <w:rPr>
          <w:rtl/>
        </w:rPr>
        <w:t>’</w:t>
      </w:r>
      <w:r>
        <w:t>ordre 1, on choisit de prendre 100 000 points.</w:t>
      </w:r>
      <w:r>
        <w:tab/>
      </w:r>
    </w:p>
    <w:p w14:paraId="4DC237A8" w14:textId="77777777" w:rsidR="00552CEE" w:rsidRDefault="00000000">
      <w:pPr>
        <w:pStyle w:val="Corps"/>
        <w:rPr>
          <w:rStyle w:val="Aucun"/>
          <w:rFonts w:hint="eastAsia"/>
        </w:rPr>
      </w:pPr>
      <w:r>
        <w:tab/>
      </w:r>
      <w:r>
        <w:rPr>
          <w:lang w:val="it-IT"/>
        </w:rPr>
        <w:t xml:space="preserve">Un </w:t>
      </w:r>
      <w:proofErr w:type="spellStart"/>
      <w:r>
        <w:rPr>
          <w:lang w:val="it-IT"/>
        </w:rPr>
        <w:t>problè</w:t>
      </w:r>
      <w:proofErr w:type="spellEnd"/>
      <w:r>
        <w:t>me survient alors, étant donné le manque de données sur le résultat ré</w:t>
      </w:r>
      <w:r>
        <w:rPr>
          <w:lang w:val="es-ES_tradnl"/>
        </w:rPr>
        <w:t xml:space="preserve">el </w:t>
      </w:r>
      <w:proofErr w:type="spellStart"/>
      <w:r>
        <w:rPr>
          <w:lang w:val="es-ES_tradnl"/>
        </w:rPr>
        <w:t>qu</w:t>
      </w:r>
      <w:proofErr w:type="spellEnd"/>
      <w:r>
        <w:rPr>
          <w:rtl/>
        </w:rPr>
        <w:t>’</w:t>
      </w:r>
      <w:r>
        <w:t>on est censé obtenir, on ne sait pas si ce nombre de points entraîne des arrondies machines qui faussent nos résultats. Pour y remédier, nous avons dé</w:t>
      </w:r>
      <w:r>
        <w:rPr>
          <w:lang w:val="es-ES_tradnl"/>
        </w:rPr>
        <w:t>cid</w:t>
      </w:r>
      <w:r>
        <w:t xml:space="preserve">é de recommencer la résolution du </w:t>
      </w:r>
      <w:proofErr w:type="spellStart"/>
      <w:r>
        <w:t>probl</w:t>
      </w:r>
      <w:proofErr w:type="spellEnd"/>
      <w:r>
        <w:rPr>
          <w:lang w:val="it-IT"/>
        </w:rPr>
        <w:t>è</w:t>
      </w:r>
      <w:r>
        <w:t xml:space="preserve">me en augmentant le nombre de points progressivement afin de déterminer si la précision de notre </w:t>
      </w:r>
      <w:proofErr w:type="spellStart"/>
      <w:r>
        <w:t>syst</w:t>
      </w:r>
      <w:proofErr w:type="spellEnd"/>
      <w:r>
        <w:rPr>
          <w:lang w:val="it-IT"/>
        </w:rPr>
        <w:t>è</w:t>
      </w:r>
      <w:r>
        <w:t>me s</w:t>
      </w:r>
      <w:r>
        <w:rPr>
          <w:rtl/>
        </w:rPr>
        <w:t>’</w:t>
      </w:r>
      <w:r>
        <w:t>amé</w:t>
      </w:r>
      <w:proofErr w:type="spellStart"/>
      <w:r>
        <w:rPr>
          <w:lang w:val="it-IT"/>
        </w:rPr>
        <w:t>liore</w:t>
      </w:r>
      <w:proofErr w:type="spellEnd"/>
      <w:r>
        <w:rPr>
          <w:lang w:val="it-IT"/>
        </w:rPr>
        <w:t xml:space="preserve"> de fa</w:t>
      </w:r>
      <w:r>
        <w:t>ç</w:t>
      </w:r>
      <w:r>
        <w:rPr>
          <w:lang w:val="it-IT"/>
        </w:rPr>
        <w:t>on significative.</w:t>
      </w:r>
    </w:p>
    <w:p w14:paraId="2EDDFDAD" w14:textId="4A99977D" w:rsidR="00552CEE" w:rsidRDefault="00C165A4">
      <w:pPr>
        <w:pStyle w:val="Corps"/>
        <w:rPr>
          <w:rFonts w:hint="eastAsia"/>
        </w:rPr>
      </w:pPr>
      <w:r>
        <w:rPr>
          <w:rStyle w:val="Aucun"/>
          <w:noProof/>
        </w:rPr>
        <w:lastRenderedPageBreak/>
        <w:drawing>
          <wp:anchor distT="152400" distB="152400" distL="152400" distR="152400" simplePos="0" relativeHeight="251664384" behindDoc="0" locked="0" layoutInCell="1" allowOverlap="1" wp14:anchorId="4D754CE5" wp14:editId="3D1DC86F">
            <wp:simplePos x="0" y="0"/>
            <wp:positionH relativeFrom="margin">
              <wp:posOffset>2934423</wp:posOffset>
            </wp:positionH>
            <wp:positionV relativeFrom="page">
              <wp:posOffset>854218</wp:posOffset>
            </wp:positionV>
            <wp:extent cx="3345991" cy="2699598"/>
            <wp:effectExtent l="0" t="0" r="0" b="0"/>
            <wp:wrapThrough wrapText="bothSides" distL="152400" distR="152400">
              <wp:wrapPolygon edited="1">
                <wp:start x="0" y="0"/>
                <wp:lineTo x="0" y="21600"/>
                <wp:lineTo x="21600" y="21600"/>
                <wp:lineTo x="21600" y="0"/>
                <wp:lineTo x="0" y="0"/>
              </wp:wrapPolygon>
            </wp:wrapThrough>
            <wp:docPr id="1073741830" name="officeArt object" descr="Capture d’écran 2024-01-07 à 02.33.17.png"/>
            <wp:cNvGraphicFramePr/>
            <a:graphic xmlns:a="http://schemas.openxmlformats.org/drawingml/2006/main">
              <a:graphicData uri="http://schemas.openxmlformats.org/drawingml/2006/picture">
                <pic:pic xmlns:pic="http://schemas.openxmlformats.org/drawingml/2006/picture">
                  <pic:nvPicPr>
                    <pic:cNvPr id="1073741830" name="Capture d’écran 2024-01-07 à 02.33.17.png" descr="Capture d’écran 2024-01-07 à 02.33.17.png"/>
                    <pic:cNvPicPr>
                      <a:picLocks noChangeAspect="1"/>
                    </pic:cNvPicPr>
                  </pic:nvPicPr>
                  <pic:blipFill>
                    <a:blip r:embed="rId12"/>
                    <a:srcRect r="1739"/>
                    <a:stretch>
                      <a:fillRect/>
                    </a:stretch>
                  </pic:blipFill>
                  <pic:spPr>
                    <a:xfrm>
                      <a:off x="0" y="0"/>
                      <a:ext cx="3345991" cy="2699598"/>
                    </a:xfrm>
                    <a:prstGeom prst="rect">
                      <a:avLst/>
                    </a:prstGeom>
                    <a:ln w="12700" cap="flat">
                      <a:noFill/>
                      <a:miter lim="400000"/>
                    </a:ln>
                    <a:effectLst/>
                  </pic:spPr>
                </pic:pic>
              </a:graphicData>
            </a:graphic>
          </wp:anchor>
        </w:drawing>
      </w:r>
      <w:r w:rsidR="00000000">
        <w:tab/>
        <w:t>Pour éviter les problèmes de mémoire dans la pile, nous allons faire de l’allocation dynamique pour répartir les calculs par tranche de 100 000 points.</w:t>
      </w:r>
    </w:p>
    <w:p w14:paraId="1559A0EE" w14:textId="77777777" w:rsidR="00552CEE" w:rsidRDefault="00552CEE">
      <w:pPr>
        <w:pStyle w:val="Corps"/>
        <w:rPr>
          <w:rFonts w:hint="eastAsia"/>
        </w:rPr>
      </w:pPr>
    </w:p>
    <w:p w14:paraId="2A7F7E17" w14:textId="77777777" w:rsidR="00552CEE" w:rsidRDefault="00000000">
      <w:pPr>
        <w:pStyle w:val="Corps"/>
        <w:rPr>
          <w:rStyle w:val="Aucun"/>
          <w:rFonts w:hint="eastAsia"/>
        </w:rPr>
      </w:pPr>
      <w:r>
        <w:rPr>
          <w:rStyle w:val="Aucun"/>
        </w:rPr>
        <w:t>Voici ce que l</w:t>
      </w:r>
      <w:r>
        <w:rPr>
          <w:rStyle w:val="Aucun"/>
          <w:rtl/>
        </w:rPr>
        <w:t>’</w:t>
      </w:r>
      <w:r>
        <w:rPr>
          <w:rStyle w:val="Aucun"/>
        </w:rPr>
        <w:t>on obtient pour un temps de 100s, on voit bien ici que le pas n’était pas assez grand avec seulement 100 000 points.</w:t>
      </w:r>
    </w:p>
    <w:p w14:paraId="7814F199" w14:textId="7AFCAD84" w:rsidR="00552CEE" w:rsidDel="00C165A4" w:rsidRDefault="00552CEE">
      <w:pPr>
        <w:pStyle w:val="Corps"/>
        <w:rPr>
          <w:del w:id="1" w:author="Alexandre HERGAUX" w:date="2024-01-07T13:15:00Z"/>
          <w:rStyle w:val="Aucun"/>
          <w:rFonts w:hint="eastAsia"/>
        </w:rPr>
      </w:pPr>
    </w:p>
    <w:p w14:paraId="56857217" w14:textId="77777777" w:rsidR="00552CEE" w:rsidDel="00C165A4" w:rsidRDefault="00552CEE">
      <w:pPr>
        <w:pStyle w:val="Corps"/>
        <w:rPr>
          <w:del w:id="2" w:author="Alexandre HERGAUX" w:date="2024-01-07T13:14:00Z"/>
          <w:rStyle w:val="Aucun"/>
          <w:rFonts w:hint="eastAsia"/>
        </w:rPr>
      </w:pPr>
    </w:p>
    <w:p w14:paraId="5876D1C4" w14:textId="77777777" w:rsidR="00552CEE" w:rsidDel="00C165A4" w:rsidRDefault="00552CEE">
      <w:pPr>
        <w:pStyle w:val="Sous-titre"/>
        <w:rPr>
          <w:del w:id="3" w:author="Alexandre HERGAUX" w:date="2024-01-07T13:14:00Z"/>
          <w:rStyle w:val="Aucun"/>
          <w:rFonts w:hint="eastAsia"/>
        </w:rPr>
      </w:pPr>
    </w:p>
    <w:p w14:paraId="615A3E3E" w14:textId="77777777" w:rsidR="00552CEE" w:rsidRDefault="00552CEE">
      <w:pPr>
        <w:pStyle w:val="Corps"/>
        <w:rPr>
          <w:rFonts w:hint="eastAsia"/>
        </w:rPr>
      </w:pPr>
    </w:p>
    <w:p w14:paraId="5E12BBE5" w14:textId="77777777" w:rsidR="00552CEE" w:rsidRDefault="00000000">
      <w:pPr>
        <w:pStyle w:val="Sous-titre"/>
        <w:rPr>
          <w:rFonts w:hint="eastAsia"/>
        </w:rPr>
      </w:pPr>
      <w:r>
        <w:t>Validité du programme</w:t>
      </w:r>
    </w:p>
    <w:p w14:paraId="0FBF2533" w14:textId="77777777" w:rsidR="00552CEE" w:rsidRDefault="00552CEE">
      <w:pPr>
        <w:pStyle w:val="Corps"/>
        <w:rPr>
          <w:rFonts w:hint="eastAsia"/>
        </w:rPr>
      </w:pPr>
    </w:p>
    <w:p w14:paraId="3302C34F" w14:textId="3481B744" w:rsidR="00552CEE" w:rsidRDefault="00000000">
      <w:pPr>
        <w:pStyle w:val="Corps"/>
        <w:rPr>
          <w:rFonts w:hint="eastAsia"/>
        </w:rPr>
      </w:pPr>
      <w:r>
        <w:tab/>
        <w:t xml:space="preserve">Pour pouvoir affirmer que notre programme marche réellement, nous </w:t>
      </w:r>
      <w:proofErr w:type="gramStart"/>
      <w:r>
        <w:t>avons  réalisé</w:t>
      </w:r>
      <w:proofErr w:type="gramEnd"/>
      <w:r>
        <w:t xml:space="preserve"> plusieurs tests pour montrer la cohérence du </w:t>
      </w:r>
      <w:proofErr w:type="spellStart"/>
      <w:r>
        <w:t>syst</w:t>
      </w:r>
      <w:proofErr w:type="spellEnd"/>
      <w:r>
        <w:rPr>
          <w:lang w:val="it-IT"/>
        </w:rPr>
        <w:t>è</w:t>
      </w:r>
      <w:r>
        <w:t>me. On a tout d</w:t>
      </w:r>
      <w:r>
        <w:rPr>
          <w:rtl/>
        </w:rPr>
        <w:t>’</w:t>
      </w:r>
      <w:r>
        <w:t>abord mis l</w:t>
      </w:r>
      <w:r>
        <w:rPr>
          <w:rtl/>
        </w:rPr>
        <w:t>’</w:t>
      </w:r>
      <w:r>
        <w:rPr>
          <w:lang w:val="da-DK"/>
        </w:rPr>
        <w:t xml:space="preserve">angle </w:t>
      </w:r>
      <w:r>
        <w:t xml:space="preserve">à 0 pour simuler un ressort, puis mis en position de départ la position </w:t>
      </w:r>
      <w:r w:rsidR="00C165A4">
        <w:rPr>
          <w:noProof/>
        </w:rPr>
        <w:drawing>
          <wp:anchor distT="152400" distB="152400" distL="152400" distR="152400" simplePos="0" relativeHeight="251672576" behindDoc="0" locked="0" layoutInCell="1" allowOverlap="1" wp14:anchorId="62A3A539" wp14:editId="1DD59A25">
            <wp:simplePos x="0" y="0"/>
            <wp:positionH relativeFrom="margin">
              <wp:posOffset>-645795</wp:posOffset>
            </wp:positionH>
            <wp:positionV relativeFrom="line">
              <wp:posOffset>445135</wp:posOffset>
            </wp:positionV>
            <wp:extent cx="3470275" cy="2857500"/>
            <wp:effectExtent l="0" t="0" r="0" b="0"/>
            <wp:wrapThrough wrapText="bothSides" distL="152400" distR="152400">
              <wp:wrapPolygon edited="1">
                <wp:start x="0" y="0"/>
                <wp:lineTo x="0" y="21601"/>
                <wp:lineTo x="21600" y="21601"/>
                <wp:lineTo x="21600" y="0"/>
                <wp:lineTo x="0" y="0"/>
              </wp:wrapPolygon>
            </wp:wrapThrough>
            <wp:docPr id="1073741832" name="officeArt object" descr="Capture d’écran 2024-01-07 à 03.04.05.png"/>
            <wp:cNvGraphicFramePr/>
            <a:graphic xmlns:a="http://schemas.openxmlformats.org/drawingml/2006/main">
              <a:graphicData uri="http://schemas.openxmlformats.org/drawingml/2006/picture">
                <pic:pic xmlns:pic="http://schemas.openxmlformats.org/drawingml/2006/picture">
                  <pic:nvPicPr>
                    <pic:cNvPr id="1073741832" name="Capture d’écran 2024-01-07 à 03.04.05.png" descr="Capture d’écran 2024-01-07 à 03.04.05.png"/>
                    <pic:cNvPicPr>
                      <a:picLocks noChangeAspect="1"/>
                    </pic:cNvPicPr>
                  </pic:nvPicPr>
                  <pic:blipFill>
                    <a:blip r:embed="rId13"/>
                    <a:srcRect r="3731"/>
                    <a:stretch>
                      <a:fillRect/>
                    </a:stretch>
                  </pic:blipFill>
                  <pic:spPr>
                    <a:xfrm>
                      <a:off x="0" y="0"/>
                      <a:ext cx="3470275" cy="2857500"/>
                    </a:xfrm>
                    <a:prstGeom prst="rect">
                      <a:avLst/>
                    </a:prstGeom>
                    <a:ln w="12700" cap="flat">
                      <a:noFill/>
                      <a:miter lim="400000"/>
                    </a:ln>
                    <a:effectLst/>
                  </pic:spPr>
                </pic:pic>
              </a:graphicData>
            </a:graphic>
          </wp:anchor>
        </w:drawing>
      </w:r>
      <w:r w:rsidR="00C165A4">
        <w:rPr>
          <w:noProof/>
        </w:rPr>
        <w:drawing>
          <wp:anchor distT="152400" distB="152400" distL="152400" distR="152400" simplePos="0" relativeHeight="251673600" behindDoc="0" locked="0" layoutInCell="1" allowOverlap="1" wp14:anchorId="194035A9" wp14:editId="41741850">
            <wp:simplePos x="0" y="0"/>
            <wp:positionH relativeFrom="margin">
              <wp:posOffset>2824152</wp:posOffset>
            </wp:positionH>
            <wp:positionV relativeFrom="line">
              <wp:posOffset>444500</wp:posOffset>
            </wp:positionV>
            <wp:extent cx="3628390" cy="2858135"/>
            <wp:effectExtent l="0" t="0" r="0" b="0"/>
            <wp:wrapThrough wrapText="bothSides" distL="152400" distR="152400">
              <wp:wrapPolygon edited="1">
                <wp:start x="0" y="0"/>
                <wp:lineTo x="21600" y="0"/>
                <wp:lineTo x="21600" y="21600"/>
                <wp:lineTo x="0" y="21600"/>
                <wp:lineTo x="0" y="0"/>
              </wp:wrapPolygon>
            </wp:wrapThrough>
            <wp:docPr id="1073741831" name="officeArt object" descr="Capture d’écran 2024-01-07 à 03.16.56.png"/>
            <wp:cNvGraphicFramePr/>
            <a:graphic xmlns:a="http://schemas.openxmlformats.org/drawingml/2006/main">
              <a:graphicData uri="http://schemas.openxmlformats.org/drawingml/2006/picture">
                <pic:pic xmlns:pic="http://schemas.openxmlformats.org/drawingml/2006/picture">
                  <pic:nvPicPr>
                    <pic:cNvPr id="1073741831" name="Capture d’écran 2024-01-07 à 03.16.56.png" descr="Capture d’écran 2024-01-07 à 03.16.56.png"/>
                    <pic:cNvPicPr>
                      <a:picLocks noChangeAspect="1"/>
                    </pic:cNvPicPr>
                  </pic:nvPicPr>
                  <pic:blipFill>
                    <a:blip r:embed="rId14"/>
                    <a:stretch>
                      <a:fillRect/>
                    </a:stretch>
                  </pic:blipFill>
                  <pic:spPr>
                    <a:xfrm>
                      <a:off x="0" y="0"/>
                      <a:ext cx="3628390" cy="2858135"/>
                    </a:xfrm>
                    <a:prstGeom prst="rect">
                      <a:avLst/>
                    </a:prstGeom>
                    <a:ln w="12700" cap="flat">
                      <a:noFill/>
                      <a:miter lim="400000"/>
                    </a:ln>
                    <a:effectLst/>
                  </pic:spPr>
                </pic:pic>
              </a:graphicData>
            </a:graphic>
          </wp:anchor>
        </w:drawing>
      </w:r>
      <w:r>
        <w:t>d’équilibre pour simuler le non-mouvement :</w:t>
      </w:r>
    </w:p>
    <w:p w14:paraId="0C0B86DE" w14:textId="6897FFFF" w:rsidR="00552CEE" w:rsidDel="00C165A4" w:rsidRDefault="00552CEE">
      <w:pPr>
        <w:pStyle w:val="Corps"/>
        <w:rPr>
          <w:del w:id="4" w:author="Alexandre HERGAUX" w:date="2024-01-07T13:15:00Z"/>
          <w:rFonts w:hint="eastAsia"/>
        </w:rPr>
      </w:pPr>
    </w:p>
    <w:p w14:paraId="3141ABF8" w14:textId="4574A6D5" w:rsidR="00552CEE" w:rsidRDefault="00000000" w:rsidP="00C165A4">
      <w:pPr>
        <w:pStyle w:val="Pieddepage"/>
        <w:jc w:val="left"/>
        <w:pPrChange w:id="5" w:author="Alexandre HERGAUX" w:date="2024-01-07T13:15:00Z">
          <w:pPr>
            <w:pStyle w:val="Pieddepage"/>
          </w:pPr>
        </w:pPrChange>
      </w:pPr>
      <w:r>
        <w:t xml:space="preserve">Simulation d’un ressort par notre pendule </w:t>
      </w:r>
      <w:r>
        <w:tab/>
        <w:t xml:space="preserve">                                         Observation du point d’équilibre</w:t>
      </w:r>
    </w:p>
    <w:p w14:paraId="3F6F2136" w14:textId="6A777869" w:rsidR="00552CEE" w:rsidRDefault="00552CEE">
      <w:pPr>
        <w:pStyle w:val="Corps"/>
        <w:rPr>
          <w:rFonts w:hint="eastAsia"/>
        </w:rPr>
      </w:pPr>
    </w:p>
    <w:p w14:paraId="2559DF79" w14:textId="77777777" w:rsidR="00552CEE" w:rsidRDefault="00000000">
      <w:pPr>
        <w:pStyle w:val="Corps"/>
        <w:rPr>
          <w:rFonts w:hint="eastAsia"/>
        </w:rPr>
      </w:pPr>
      <w:r>
        <w:tab/>
        <w:t>On peut ici voir que nous avons réussi à obtenir le mouvement d’un ressort à gauche et la position d’équilibre à droite.</w:t>
      </w:r>
    </w:p>
    <w:p w14:paraId="03DEEA0B" w14:textId="77777777" w:rsidR="00552CEE" w:rsidRDefault="00000000">
      <w:pPr>
        <w:pStyle w:val="Sous-titre"/>
        <w:rPr>
          <w:rFonts w:hint="eastAsia"/>
        </w:rPr>
      </w:pPr>
      <w:r>
        <w:lastRenderedPageBreak/>
        <w:t>Changement de Méthode</w:t>
      </w:r>
    </w:p>
    <w:p w14:paraId="19C56D9B" w14:textId="77777777" w:rsidR="00552CEE" w:rsidRDefault="00552CEE">
      <w:pPr>
        <w:pStyle w:val="Corps"/>
        <w:rPr>
          <w:rFonts w:hint="eastAsia"/>
        </w:rPr>
      </w:pPr>
    </w:p>
    <w:p w14:paraId="460AA355" w14:textId="50208107" w:rsidR="00552CEE" w:rsidRDefault="00000000">
      <w:pPr>
        <w:pStyle w:val="Corps"/>
        <w:rPr>
          <w:rStyle w:val="Aucun"/>
          <w:rFonts w:hint="eastAsia"/>
        </w:rPr>
      </w:pPr>
      <w:r>
        <w:tab/>
      </w:r>
      <w:r>
        <w:rPr>
          <w:rStyle w:val="Aucun"/>
        </w:rPr>
        <w:t xml:space="preserve">Une fois ces résultats obtenus, on peut réitérer les mêmes procédés mais en utilisant la méthode RK4 pour obtenir des résultats plus précis. On utilisera les mêmes conditions initiales que pour les résolutions avec Euler. Voici les résultats </w:t>
      </w:r>
      <w:r w:rsidR="00C165A4">
        <w:rPr>
          <w:rStyle w:val="Aucun"/>
          <w:i/>
          <w:iCs/>
          <w:noProof/>
        </w:rPr>
        <w:drawing>
          <wp:anchor distT="152400" distB="152400" distL="152400" distR="152400" simplePos="0" relativeHeight="251665408" behindDoc="0" locked="0" layoutInCell="1" allowOverlap="1" wp14:anchorId="027ECED0" wp14:editId="06F313EC">
            <wp:simplePos x="0" y="0"/>
            <wp:positionH relativeFrom="margin">
              <wp:posOffset>-626745</wp:posOffset>
            </wp:positionH>
            <wp:positionV relativeFrom="line">
              <wp:posOffset>455295</wp:posOffset>
            </wp:positionV>
            <wp:extent cx="3567430" cy="2757805"/>
            <wp:effectExtent l="0" t="0" r="0" b="0"/>
            <wp:wrapThrough wrapText="bothSides" distL="152400" distR="152400">
              <wp:wrapPolygon edited="1">
                <wp:start x="0" y="0"/>
                <wp:lineTo x="0" y="21601"/>
                <wp:lineTo x="21600" y="21601"/>
                <wp:lineTo x="21600" y="0"/>
                <wp:lineTo x="0" y="0"/>
              </wp:wrapPolygon>
            </wp:wrapThrough>
            <wp:docPr id="1073741833" name="officeArt object" descr="TrajectoireSansFrottement.png"/>
            <wp:cNvGraphicFramePr/>
            <a:graphic xmlns:a="http://schemas.openxmlformats.org/drawingml/2006/main">
              <a:graphicData uri="http://schemas.openxmlformats.org/drawingml/2006/picture">
                <pic:pic xmlns:pic="http://schemas.openxmlformats.org/drawingml/2006/picture">
                  <pic:nvPicPr>
                    <pic:cNvPr id="1073741833" name="TrajectoireSansFrottement.png" descr="TrajectoireSansFrottement.png"/>
                    <pic:cNvPicPr>
                      <a:picLocks noChangeAspect="1"/>
                    </pic:cNvPicPr>
                  </pic:nvPicPr>
                  <pic:blipFill>
                    <a:blip r:embed="rId15"/>
                    <a:srcRect b="3170"/>
                    <a:stretch>
                      <a:fillRect/>
                    </a:stretch>
                  </pic:blipFill>
                  <pic:spPr>
                    <a:xfrm>
                      <a:off x="0" y="0"/>
                      <a:ext cx="3567430" cy="2757805"/>
                    </a:xfrm>
                    <a:prstGeom prst="rect">
                      <a:avLst/>
                    </a:prstGeom>
                    <a:ln w="12700" cap="flat">
                      <a:noFill/>
                      <a:miter lim="400000"/>
                    </a:ln>
                    <a:effectLst/>
                  </pic:spPr>
                </pic:pic>
              </a:graphicData>
            </a:graphic>
          </wp:anchor>
        </w:drawing>
      </w:r>
      <w:r w:rsidR="00C165A4">
        <w:rPr>
          <w:rStyle w:val="Aucun"/>
          <w:i/>
          <w:iCs/>
          <w:noProof/>
        </w:rPr>
        <w:drawing>
          <wp:anchor distT="152400" distB="152400" distL="152400" distR="152400" simplePos="0" relativeHeight="251666432" behindDoc="0" locked="0" layoutInCell="1" allowOverlap="1" wp14:anchorId="421A39AE" wp14:editId="365008B2">
            <wp:simplePos x="0" y="0"/>
            <wp:positionH relativeFrom="margin">
              <wp:posOffset>2945274</wp:posOffset>
            </wp:positionH>
            <wp:positionV relativeFrom="line">
              <wp:posOffset>456421</wp:posOffset>
            </wp:positionV>
            <wp:extent cx="3573842" cy="2758204"/>
            <wp:effectExtent l="0" t="0" r="0" b="0"/>
            <wp:wrapThrough wrapText="bothSides" distL="152400" distR="152400">
              <wp:wrapPolygon edited="1">
                <wp:start x="0" y="0"/>
                <wp:lineTo x="0" y="21601"/>
                <wp:lineTo x="21600" y="21601"/>
                <wp:lineTo x="21600" y="0"/>
                <wp:lineTo x="0" y="0"/>
              </wp:wrapPolygon>
            </wp:wrapThrough>
            <wp:docPr id="1073741834" name="officeArt object" descr="DebFinSansFrottment .png"/>
            <wp:cNvGraphicFramePr/>
            <a:graphic xmlns:a="http://schemas.openxmlformats.org/drawingml/2006/main">
              <a:graphicData uri="http://schemas.openxmlformats.org/drawingml/2006/picture">
                <pic:pic xmlns:pic="http://schemas.openxmlformats.org/drawingml/2006/picture">
                  <pic:nvPicPr>
                    <pic:cNvPr id="1073741834" name="DebFinSansFrottment .png" descr="DebFinSansFrottment .png"/>
                    <pic:cNvPicPr>
                      <a:picLocks noChangeAspect="1"/>
                    </pic:cNvPicPr>
                  </pic:nvPicPr>
                  <pic:blipFill>
                    <a:blip r:embed="rId16"/>
                    <a:srcRect b="3339"/>
                    <a:stretch>
                      <a:fillRect/>
                    </a:stretch>
                  </pic:blipFill>
                  <pic:spPr>
                    <a:xfrm>
                      <a:off x="0" y="0"/>
                      <a:ext cx="3573842" cy="2758204"/>
                    </a:xfrm>
                    <a:prstGeom prst="rect">
                      <a:avLst/>
                    </a:prstGeom>
                    <a:ln w="12700" cap="flat">
                      <a:noFill/>
                      <a:miter lim="400000"/>
                    </a:ln>
                    <a:effectLst/>
                  </pic:spPr>
                </pic:pic>
              </a:graphicData>
            </a:graphic>
          </wp:anchor>
        </w:drawing>
      </w:r>
      <w:r>
        <w:rPr>
          <w:rStyle w:val="Aucun"/>
        </w:rPr>
        <w:t>obtenus avec le programme RK4 : (toujours avec de l</w:t>
      </w:r>
      <w:r>
        <w:rPr>
          <w:rStyle w:val="Aucun"/>
          <w:rtl/>
        </w:rPr>
        <w:t>’</w:t>
      </w:r>
      <w:r>
        <w:rPr>
          <w:rStyle w:val="Aucun"/>
        </w:rPr>
        <w:t>allocation dynamique)</w:t>
      </w:r>
    </w:p>
    <w:p w14:paraId="2128CD6C" w14:textId="069698F6" w:rsidR="00552CEE" w:rsidDel="00C165A4" w:rsidRDefault="00000000">
      <w:pPr>
        <w:pStyle w:val="Corps"/>
        <w:rPr>
          <w:del w:id="6" w:author="Alexandre HERGAUX" w:date="2024-01-07T13:16:00Z"/>
          <w:rStyle w:val="Aucun"/>
          <w:rFonts w:hint="eastAsia"/>
        </w:rPr>
      </w:pPr>
      <w:r>
        <w:rPr>
          <w:rStyle w:val="Aucun"/>
        </w:rPr>
        <w:tab/>
      </w:r>
    </w:p>
    <w:p w14:paraId="355D5E09" w14:textId="759F9A65" w:rsidR="00552CEE" w:rsidRDefault="00000000">
      <w:pPr>
        <w:pStyle w:val="Corps"/>
        <w:rPr>
          <w:rFonts w:hint="eastAsia"/>
        </w:rPr>
      </w:pPr>
      <w:del w:id="7" w:author="Alexandre HERGAUX" w:date="2024-01-07T13:16:00Z">
        <w:r w:rsidDel="00C165A4">
          <w:rPr>
            <w:rStyle w:val="Aucun"/>
          </w:rPr>
          <w:tab/>
        </w:r>
      </w:del>
      <w:r>
        <w:t xml:space="preserve">Nous avons aussi rajouté des frottements pour voir à </w:t>
      </w:r>
      <w:r>
        <w:rPr>
          <w:lang w:val="it-IT"/>
        </w:rPr>
        <w:t xml:space="preserve">quel </w:t>
      </w:r>
      <w:proofErr w:type="spellStart"/>
      <w:r>
        <w:rPr>
          <w:lang w:val="it-IT"/>
        </w:rPr>
        <w:t>degr</w:t>
      </w:r>
      <w:proofErr w:type="spellEnd"/>
      <w:r>
        <w:t xml:space="preserve">é </w:t>
      </w:r>
      <w:proofErr w:type="spellStart"/>
      <w:r>
        <w:rPr>
          <w:lang w:val="pt-PT"/>
        </w:rPr>
        <w:t>ce</w:t>
      </w:r>
      <w:proofErr w:type="spellEnd"/>
      <w:r>
        <w:rPr>
          <w:lang w:val="pt-PT"/>
        </w:rPr>
        <w:t xml:space="preserve"> param</w:t>
      </w:r>
      <w:r>
        <w:rPr>
          <w:lang w:val="it-IT"/>
        </w:rPr>
        <w:t>è</w:t>
      </w:r>
      <w:proofErr w:type="spellStart"/>
      <w:r>
        <w:t>tre</w:t>
      </w:r>
      <w:proofErr w:type="spellEnd"/>
      <w:r>
        <w:t xml:space="preserve"> influe sur la </w:t>
      </w:r>
      <w:proofErr w:type="spellStart"/>
      <w:r>
        <w:t>ch</w:t>
      </w:r>
      <w:r>
        <w:rPr>
          <w:lang w:val="es-ES_tradnl"/>
        </w:rPr>
        <w:t>aoticit</w:t>
      </w:r>
      <w:proofErr w:type="spellEnd"/>
      <w:r>
        <w:t xml:space="preserve">é du mouvement. Voici les résultats avec les mêmes conditions </w:t>
      </w:r>
      <w:r w:rsidR="00C165A4">
        <w:rPr>
          <w:noProof/>
        </w:rPr>
        <w:drawing>
          <wp:anchor distT="152400" distB="152400" distL="152400" distR="152400" simplePos="0" relativeHeight="251668480" behindDoc="0" locked="0" layoutInCell="1" allowOverlap="1" wp14:anchorId="011246D8" wp14:editId="35314780">
            <wp:simplePos x="0" y="0"/>
            <wp:positionH relativeFrom="margin">
              <wp:posOffset>2917825</wp:posOffset>
            </wp:positionH>
            <wp:positionV relativeFrom="line">
              <wp:posOffset>526415</wp:posOffset>
            </wp:positionV>
            <wp:extent cx="3557905" cy="2840355"/>
            <wp:effectExtent l="0" t="0" r="0" b="0"/>
            <wp:wrapThrough wrapText="bothSides" distL="152400" distR="152400">
              <wp:wrapPolygon edited="1">
                <wp:start x="0" y="0"/>
                <wp:lineTo x="21600" y="0"/>
                <wp:lineTo x="21600" y="21600"/>
                <wp:lineTo x="0" y="21600"/>
                <wp:lineTo x="0" y="0"/>
              </wp:wrapPolygon>
            </wp:wrapThrough>
            <wp:docPr id="1073741836" name="officeArt object" descr="DebFinAvecFrottement.png"/>
            <wp:cNvGraphicFramePr/>
            <a:graphic xmlns:a="http://schemas.openxmlformats.org/drawingml/2006/main">
              <a:graphicData uri="http://schemas.openxmlformats.org/drawingml/2006/picture">
                <pic:pic xmlns:pic="http://schemas.openxmlformats.org/drawingml/2006/picture">
                  <pic:nvPicPr>
                    <pic:cNvPr id="1073741836" name="DebFinAvecFrottement.png" descr="DebFinAvecFrottement.png"/>
                    <pic:cNvPicPr>
                      <a:picLocks noChangeAspect="1"/>
                    </pic:cNvPicPr>
                  </pic:nvPicPr>
                  <pic:blipFill>
                    <a:blip r:embed="rId17"/>
                    <a:stretch>
                      <a:fillRect/>
                    </a:stretch>
                  </pic:blipFill>
                  <pic:spPr>
                    <a:xfrm>
                      <a:off x="0" y="0"/>
                      <a:ext cx="3557905" cy="2840355"/>
                    </a:xfrm>
                    <a:prstGeom prst="rect">
                      <a:avLst/>
                    </a:prstGeom>
                    <a:ln w="12700" cap="flat">
                      <a:noFill/>
                      <a:miter lim="400000"/>
                    </a:ln>
                    <a:effectLst/>
                  </pic:spPr>
                </pic:pic>
              </a:graphicData>
            </a:graphic>
          </wp:anchor>
        </w:drawing>
      </w:r>
      <w:r w:rsidR="00C165A4">
        <w:rPr>
          <w:noProof/>
        </w:rPr>
        <w:drawing>
          <wp:anchor distT="152400" distB="152400" distL="152400" distR="152400" simplePos="0" relativeHeight="251667456" behindDoc="0" locked="0" layoutInCell="1" allowOverlap="1" wp14:anchorId="0763318A" wp14:editId="0874C1F7">
            <wp:simplePos x="0" y="0"/>
            <wp:positionH relativeFrom="margin">
              <wp:posOffset>-639814</wp:posOffset>
            </wp:positionH>
            <wp:positionV relativeFrom="line">
              <wp:posOffset>526456</wp:posOffset>
            </wp:positionV>
            <wp:extent cx="3558165" cy="2840972"/>
            <wp:effectExtent l="0" t="0" r="0" b="0"/>
            <wp:wrapThrough wrapText="bothSides" distL="152400" distR="152400">
              <wp:wrapPolygon edited="1">
                <wp:start x="0" y="0"/>
                <wp:lineTo x="0" y="21599"/>
                <wp:lineTo x="21599" y="21599"/>
                <wp:lineTo x="21599" y="0"/>
                <wp:lineTo x="0" y="0"/>
              </wp:wrapPolygon>
            </wp:wrapThrough>
            <wp:docPr id="1073741835" name="officeArt object" descr="TrajectoireAvecFrottement.png"/>
            <wp:cNvGraphicFramePr/>
            <a:graphic xmlns:a="http://schemas.openxmlformats.org/drawingml/2006/main">
              <a:graphicData uri="http://schemas.openxmlformats.org/drawingml/2006/picture">
                <pic:pic xmlns:pic="http://schemas.openxmlformats.org/drawingml/2006/picture">
                  <pic:nvPicPr>
                    <pic:cNvPr id="1073741835" name="TrajectoireAvecFrottement.png" descr="TrajectoireAvecFrottement.png"/>
                    <pic:cNvPicPr>
                      <a:picLocks noChangeAspect="1"/>
                    </pic:cNvPicPr>
                  </pic:nvPicPr>
                  <pic:blipFill>
                    <a:blip r:embed="rId18"/>
                    <a:srcRect/>
                    <a:stretch>
                      <a:fillRect/>
                    </a:stretch>
                  </pic:blipFill>
                  <pic:spPr>
                    <a:xfrm>
                      <a:off x="0" y="0"/>
                      <a:ext cx="3558165" cy="2840972"/>
                    </a:xfrm>
                    <a:prstGeom prst="rect">
                      <a:avLst/>
                    </a:prstGeom>
                    <a:ln w="12700" cap="flat">
                      <a:noFill/>
                      <a:miter lim="400000"/>
                    </a:ln>
                    <a:effectLst/>
                  </pic:spPr>
                </pic:pic>
              </a:graphicData>
            </a:graphic>
          </wp:anchor>
        </w:drawing>
      </w:r>
      <w:r>
        <w:t xml:space="preserve">initiales </w:t>
      </w:r>
      <w:proofErr w:type="spellStart"/>
      <w:r>
        <w:t>qu</w:t>
      </w:r>
      <w:proofErr w:type="spellEnd"/>
      <w:r>
        <w:rPr>
          <w:rtl/>
        </w:rPr>
        <w:t>’</w:t>
      </w:r>
      <w:r>
        <w:t xml:space="preserve">au-dessus : </w:t>
      </w:r>
    </w:p>
    <w:p w14:paraId="59ED42C7" w14:textId="77777777" w:rsidR="00552CEE" w:rsidRDefault="00000000">
      <w:pPr>
        <w:pStyle w:val="Sous-titre"/>
        <w:rPr>
          <w:rFonts w:hint="eastAsia"/>
        </w:rPr>
      </w:pPr>
      <w:r>
        <w:lastRenderedPageBreak/>
        <w:t xml:space="preserve">Conservation de l'Énergie </w:t>
      </w:r>
    </w:p>
    <w:p w14:paraId="7E27BF61" w14:textId="77777777" w:rsidR="00552CEE" w:rsidRDefault="00552CEE">
      <w:pPr>
        <w:pStyle w:val="Corps"/>
        <w:rPr>
          <w:rFonts w:hint="eastAsia"/>
        </w:rPr>
      </w:pPr>
    </w:p>
    <w:p w14:paraId="55E5EC71" w14:textId="77777777" w:rsidR="00552CEE" w:rsidRDefault="00000000">
      <w:pPr>
        <w:pStyle w:val="Corps"/>
        <w:rPr>
          <w:rFonts w:hint="eastAsia"/>
        </w:rPr>
      </w:pPr>
      <w:r>
        <w:tab/>
        <w:t xml:space="preserve">Pour pouvoir assurer la validité </w:t>
      </w:r>
      <w:r>
        <w:rPr>
          <w:lang w:val="pt-PT"/>
        </w:rPr>
        <w:t>de nos r</w:t>
      </w:r>
      <w:proofErr w:type="spellStart"/>
      <w:r>
        <w:t>ésultats</w:t>
      </w:r>
      <w:proofErr w:type="spellEnd"/>
      <w:r>
        <w:t>, nous avons dé</w:t>
      </w:r>
      <w:r>
        <w:rPr>
          <w:lang w:val="es-ES_tradnl"/>
        </w:rPr>
        <w:t>cid</w:t>
      </w:r>
      <w:r>
        <w:t xml:space="preserve">é d’étudier la conservation de l’énergie du </w:t>
      </w:r>
      <w:proofErr w:type="spellStart"/>
      <w:r>
        <w:t>syst</w:t>
      </w:r>
      <w:proofErr w:type="spellEnd"/>
      <w:r>
        <w:rPr>
          <w:lang w:val="it-IT"/>
        </w:rPr>
        <w:t>è</w:t>
      </w:r>
      <w:r>
        <w:t>me dans le cas o</w:t>
      </w:r>
      <w:r>
        <w:rPr>
          <w:lang w:val="it-IT"/>
        </w:rPr>
        <w:t xml:space="preserve">ù </w:t>
      </w:r>
      <w:r>
        <w:t>il n</w:t>
      </w:r>
      <w:r>
        <w:rPr>
          <w:rtl/>
        </w:rPr>
        <w:t>’</w:t>
      </w:r>
      <w:r>
        <w:t>y a pas de frottements</w:t>
      </w:r>
      <w:r w:rsidRPr="00C165A4">
        <w:rPr>
          <w:rPrChange w:id="8" w:author="Alexandre HERGAUX" w:date="2024-01-07T13:13:00Z">
            <w:rPr>
              <w:lang w:val="en-US"/>
            </w:rPr>
          </w:rPrChange>
        </w:rPr>
        <w:t>. En th</w:t>
      </w:r>
      <w:r>
        <w:t>éorie, toute l’énergie devrait se conserver car il n</w:t>
      </w:r>
      <w:r>
        <w:rPr>
          <w:rtl/>
        </w:rPr>
        <w:t>’</w:t>
      </w:r>
      <w:r>
        <w:t xml:space="preserve">y a que des forces conservatrices agissant sur notre </w:t>
      </w:r>
      <w:proofErr w:type="spellStart"/>
      <w:r>
        <w:t>syst</w:t>
      </w:r>
      <w:proofErr w:type="spellEnd"/>
      <w:r>
        <w:rPr>
          <w:lang w:val="it-IT"/>
        </w:rPr>
        <w:t>è</w:t>
      </w:r>
      <w:r>
        <w:t>me, nous avons alors exprimé l’é</w:t>
      </w:r>
      <w:proofErr w:type="spellStart"/>
      <w:r>
        <w:rPr>
          <w:lang w:val="de-DE"/>
        </w:rPr>
        <w:t>nergie</w:t>
      </w:r>
      <w:proofErr w:type="spellEnd"/>
      <w:r>
        <w:rPr>
          <w:lang w:val="de-DE"/>
        </w:rPr>
        <w:t xml:space="preserve"> m</w:t>
      </w:r>
      <w:proofErr w:type="spellStart"/>
      <w:r>
        <w:t>écanique</w:t>
      </w:r>
      <w:proofErr w:type="spellEnd"/>
      <w:r>
        <w:t xml:space="preserve"> du </w:t>
      </w:r>
      <w:proofErr w:type="spellStart"/>
      <w:r>
        <w:t>syst</w:t>
      </w:r>
      <w:r>
        <w:rPr>
          <w:lang w:val="it-IT"/>
        </w:rPr>
        <w:t>ème</w:t>
      </w:r>
      <w:proofErr w:type="spellEnd"/>
      <w:r>
        <w:rPr>
          <w:lang w:val="it-IT"/>
        </w:rPr>
        <w:t>.</w:t>
      </w:r>
    </w:p>
    <w:p w14:paraId="70AC7CCB" w14:textId="77777777" w:rsidR="00552CEE" w:rsidRDefault="00000000">
      <w:pPr>
        <w:pStyle w:val="Corps"/>
        <w:rPr>
          <w:rFonts w:hint="eastAsia"/>
        </w:rPr>
      </w:pPr>
      <w:r>
        <w:t xml:space="preserve">Pour notre </w:t>
      </w:r>
      <w:proofErr w:type="spellStart"/>
      <w:r>
        <w:t>syst</w:t>
      </w:r>
      <w:proofErr w:type="spellEnd"/>
      <w:r>
        <w:rPr>
          <w:lang w:val="it-IT"/>
        </w:rPr>
        <w:t>è</w:t>
      </w:r>
      <w:r>
        <w:t>me, voici les formules respectivement de l’énergie potentielle et cinétique :</w:t>
      </w:r>
    </w:p>
    <w:p w14:paraId="243C7E78" w14:textId="77777777" w:rsidR="00552CEE" w:rsidRDefault="00000000">
      <w:pPr>
        <w:pStyle w:val="Corps"/>
        <w:jc w:val="center"/>
        <w:rPr>
          <w:rFonts w:hint="eastAsia"/>
        </w:rPr>
      </w:pPr>
      <m:oMath>
        <m:sSub>
          <m:sSubPr>
            <m:ctrlPr>
              <w:rPr>
                <w:rFonts w:ascii="Cambria Math" w:hAnsi="Cambria Math"/>
              </w:rPr>
            </m:ctrlPr>
          </m:sSubPr>
          <m:e>
            <m:r>
              <w:rPr>
                <w:rFonts w:ascii="Cambria Math" w:hAnsi="Cambria Math"/>
                <w:sz w:val="26"/>
                <w:szCs w:val="26"/>
              </w:rPr>
              <m:t>E</m:t>
            </m:r>
          </m:e>
          <m:sub>
            <m:r>
              <w:rPr>
                <w:rFonts w:ascii="Cambria Math" w:hAnsi="Cambria Math"/>
                <w:sz w:val="26"/>
                <w:szCs w:val="26"/>
              </w:rPr>
              <m:t>p</m:t>
            </m:r>
          </m:sub>
        </m:sSub>
        <m:r>
          <w:rPr>
            <w:rFonts w:ascii="Cambria Math" w:hAnsi="Cambria Math"/>
            <w:sz w:val="26"/>
            <w:szCs w:val="26"/>
          </w:rPr>
          <m:t>=-m⋅g⋅l⋅cos(θ)+0.5⋅k⋅</m:t>
        </m:r>
        <m:sSup>
          <m:sSupPr>
            <m:ctrlPr>
              <w:rPr>
                <w:rFonts w:ascii="Cambria Math" w:hAnsi="Cambria Math"/>
              </w:rPr>
            </m:ctrlPr>
          </m:sSupPr>
          <m:e>
            <m:d>
              <m:dPr>
                <m:ctrlPr>
                  <w:rPr>
                    <w:rFonts w:ascii="Cambria Math" w:hAnsi="Cambria Math"/>
                    <w:i/>
                    <w:sz w:val="26"/>
                    <w:szCs w:val="26"/>
                  </w:rPr>
                </m:ctrlPr>
              </m:dPr>
              <m:e>
                <m:r>
                  <w:rPr>
                    <w:rFonts w:ascii="Cambria Math" w:hAnsi="Cambria Math"/>
                    <w:sz w:val="26"/>
                    <w:szCs w:val="26"/>
                  </w:rPr>
                  <m:t>l-</m:t>
                </m:r>
                <m:sSub>
                  <m:sSubPr>
                    <m:ctrlPr>
                      <w:rPr>
                        <w:rFonts w:ascii="Cambria Math" w:hAnsi="Cambria Math"/>
                      </w:rPr>
                    </m:ctrlPr>
                  </m:sSubPr>
                  <m:e>
                    <m:r>
                      <w:rPr>
                        <w:rFonts w:ascii="Cambria Math" w:hAnsi="Cambria Math"/>
                        <w:sz w:val="26"/>
                        <w:szCs w:val="26"/>
                      </w:rPr>
                      <m:t>l</m:t>
                    </m:r>
                  </m:e>
                  <m:sub>
                    <m:r>
                      <w:rPr>
                        <w:rFonts w:ascii="Cambria Math" w:hAnsi="Cambria Math"/>
                        <w:sz w:val="26"/>
                        <w:szCs w:val="26"/>
                      </w:rPr>
                      <m:t>0</m:t>
                    </m:r>
                  </m:sub>
                </m:sSub>
              </m:e>
            </m:d>
          </m:e>
          <m:sup>
            <m:r>
              <w:rPr>
                <w:rFonts w:ascii="Cambria Math" w:hAnsi="Cambria Math"/>
                <w:sz w:val="26"/>
                <w:szCs w:val="26"/>
              </w:rPr>
              <m:t>2</m:t>
            </m:r>
          </m:sup>
        </m:sSup>
      </m:oMath>
      <w:r>
        <w:tab/>
      </w:r>
      <m:oMath>
        <m:sSub>
          <m:sSubPr>
            <m:ctrlPr>
              <w:rPr>
                <w:rFonts w:ascii="Cambria Math" w:hAnsi="Cambria Math"/>
              </w:rPr>
            </m:ctrlPr>
          </m:sSubPr>
          <m:e>
            <m:r>
              <w:rPr>
                <w:rFonts w:ascii="Cambria Math" w:hAnsi="Cambria Math"/>
                <w:sz w:val="26"/>
                <w:szCs w:val="26"/>
              </w:rPr>
              <m:t>E</m:t>
            </m:r>
          </m:e>
          <m:sub>
            <m:r>
              <w:rPr>
                <w:rFonts w:ascii="Cambria Math" w:hAnsi="Cambria Math"/>
                <w:sz w:val="26"/>
                <w:szCs w:val="26"/>
              </w:rPr>
              <m:t>c</m:t>
            </m:r>
          </m:sub>
        </m:sSub>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r>
          <w:rPr>
            <w:rFonts w:ascii="Cambria Math" w:hAnsi="Cambria Math"/>
            <w:sz w:val="26"/>
            <w:szCs w:val="26"/>
          </w:rPr>
          <m:t>⋅m⋅</m:t>
        </m:r>
        <m:d>
          <m:dPr>
            <m:ctrlPr>
              <w:rPr>
                <w:rFonts w:ascii="Cambria Math" w:hAnsi="Cambria Math"/>
                <w:i/>
                <w:sz w:val="26"/>
                <w:szCs w:val="26"/>
              </w:rPr>
            </m:ctrlPr>
          </m:dPr>
          <m:e>
            <m:sSup>
              <m:sSupPr>
                <m:ctrlPr>
                  <w:rPr>
                    <w:rFonts w:ascii="Cambria Math" w:hAnsi="Cambria Math"/>
                  </w:rPr>
                </m:ctrlPr>
              </m:sSupPr>
              <m:e>
                <m:limUpp>
                  <m:limUppPr>
                    <m:ctrlPr>
                      <w:rPr>
                        <w:rFonts w:ascii="Cambria Math" w:hAnsi="Cambria Math"/>
                      </w:rPr>
                    </m:ctrlPr>
                  </m:limUppPr>
                  <m:e>
                    <m:r>
                      <w:rPr>
                        <w:rFonts w:ascii="Cambria Math" w:hAnsi="Cambria Math"/>
                        <w:sz w:val="26"/>
                        <w:szCs w:val="26"/>
                      </w:rPr>
                      <m:t>l</m:t>
                    </m:r>
                  </m:e>
                  <m:lim>
                    <m:r>
                      <w:rPr>
                        <w:rFonts w:ascii="Cambria Math" w:hAnsi="Cambria Math"/>
                        <w:sz w:val="26"/>
                        <w:szCs w:val="26"/>
                      </w:rPr>
                      <m:t>·</m:t>
                    </m:r>
                  </m:lim>
                </m:limUpp>
              </m:e>
              <m:sup>
                <m:r>
                  <w:rPr>
                    <w:rFonts w:ascii="Cambria Math" w:hAnsi="Cambria Math"/>
                    <w:sz w:val="26"/>
                    <w:szCs w:val="26"/>
                  </w:rPr>
                  <m:t>2</m:t>
                </m:r>
              </m:sup>
            </m:sSup>
            <m:r>
              <w:rPr>
                <w:rFonts w:ascii="Cambria Math" w:hAnsi="Cambria Math"/>
                <w:sz w:val="26"/>
                <w:szCs w:val="26"/>
              </w:rPr>
              <m:t>+</m:t>
            </m:r>
            <m:sSup>
              <m:sSupPr>
                <m:ctrlPr>
                  <w:rPr>
                    <w:rFonts w:ascii="Cambria Math" w:hAnsi="Cambria Math"/>
                  </w:rPr>
                </m:ctrlPr>
              </m:sSupPr>
              <m:e>
                <m:d>
                  <m:dPr>
                    <m:ctrlPr>
                      <w:rPr>
                        <w:rFonts w:ascii="Cambria Math" w:hAnsi="Cambria Math"/>
                        <w:i/>
                        <w:sz w:val="26"/>
                        <w:szCs w:val="26"/>
                      </w:rPr>
                    </m:ctrlPr>
                  </m:dPr>
                  <m:e>
                    <m:r>
                      <w:rPr>
                        <w:rFonts w:ascii="Cambria Math" w:hAnsi="Cambria Math"/>
                        <w:sz w:val="26"/>
                        <w:szCs w:val="26"/>
                      </w:rPr>
                      <m:t>l⋅</m:t>
                    </m:r>
                    <m:limUpp>
                      <m:limUppPr>
                        <m:ctrlPr>
                          <w:rPr>
                            <w:rFonts w:ascii="Cambria Math" w:hAnsi="Cambria Math"/>
                          </w:rPr>
                        </m:ctrlPr>
                      </m:limUppPr>
                      <m:e>
                        <m:r>
                          <w:rPr>
                            <w:rFonts w:ascii="Cambria Math" w:hAnsi="Cambria Math"/>
                            <w:sz w:val="26"/>
                            <w:szCs w:val="26"/>
                          </w:rPr>
                          <m:t>θ</m:t>
                        </m:r>
                      </m:e>
                      <m:lim>
                        <m:r>
                          <w:rPr>
                            <w:rFonts w:ascii="Cambria Math" w:hAnsi="Cambria Math"/>
                            <w:sz w:val="26"/>
                            <w:szCs w:val="26"/>
                          </w:rPr>
                          <m:t>·</m:t>
                        </m:r>
                      </m:lim>
                    </m:limUpp>
                  </m:e>
                </m:d>
              </m:e>
              <m:sup>
                <m:r>
                  <w:rPr>
                    <w:rFonts w:ascii="Cambria Math" w:hAnsi="Cambria Math"/>
                    <w:sz w:val="26"/>
                    <w:szCs w:val="26"/>
                  </w:rPr>
                  <m:t>2</m:t>
                </m:r>
              </m:sup>
            </m:sSup>
          </m:e>
        </m:d>
      </m:oMath>
    </w:p>
    <w:p w14:paraId="3FCC8BD9" w14:textId="77777777" w:rsidR="00552CEE" w:rsidRDefault="00552CEE">
      <w:pPr>
        <w:pStyle w:val="Corps"/>
        <w:rPr>
          <w:rFonts w:hint="eastAsia"/>
        </w:rPr>
      </w:pPr>
    </w:p>
    <w:p w14:paraId="251DDDE6" w14:textId="51234DAC" w:rsidR="00552CEE" w:rsidRDefault="00000000">
      <w:pPr>
        <w:pStyle w:val="Corps"/>
        <w:rPr>
          <w:rStyle w:val="Aucun"/>
          <w:rFonts w:hint="eastAsia"/>
        </w:rPr>
      </w:pPr>
      <w:r>
        <w:rPr>
          <w:rStyle w:val="Aucun"/>
        </w:rPr>
        <w:t xml:space="preserve">Voici </w:t>
      </w:r>
      <w:proofErr w:type="gramStart"/>
      <w:r>
        <w:rPr>
          <w:rStyle w:val="Aucun"/>
        </w:rPr>
        <w:t>les résultats obtenu</w:t>
      </w:r>
      <w:proofErr w:type="gramEnd"/>
      <w:r>
        <w:rPr>
          <w:rStyle w:val="Aucun"/>
        </w:rPr>
        <w:t xml:space="preserve"> de l’énergie mécanique en sommant l’énergie potentielle et cinétique :</w:t>
      </w:r>
    </w:p>
    <w:p w14:paraId="05D680C6" w14:textId="52679115" w:rsidR="00552CEE" w:rsidRDefault="00C165A4">
      <w:pPr>
        <w:pStyle w:val="Corps"/>
        <w:rPr>
          <w:rStyle w:val="Aucun"/>
          <w:rFonts w:hint="eastAsia"/>
        </w:rPr>
      </w:pPr>
      <w:r>
        <w:rPr>
          <w:rStyle w:val="Aucun"/>
          <w:noProof/>
        </w:rPr>
        <w:drawing>
          <wp:anchor distT="152400" distB="152400" distL="152400" distR="152400" simplePos="0" relativeHeight="251669504" behindDoc="0" locked="0" layoutInCell="1" allowOverlap="1" wp14:anchorId="37BA0816" wp14:editId="24C55E59">
            <wp:simplePos x="0" y="0"/>
            <wp:positionH relativeFrom="margin">
              <wp:posOffset>875665</wp:posOffset>
            </wp:positionH>
            <wp:positionV relativeFrom="line">
              <wp:posOffset>143612</wp:posOffset>
            </wp:positionV>
            <wp:extent cx="3992512" cy="3187771"/>
            <wp:effectExtent l="0" t="0" r="0" b="0"/>
            <wp:wrapThrough wrapText="bothSides" distL="152400" distR="152400">
              <wp:wrapPolygon edited="1">
                <wp:start x="0" y="0"/>
                <wp:lineTo x="21600" y="0"/>
                <wp:lineTo x="21600" y="21600"/>
                <wp:lineTo x="0" y="21600"/>
                <wp:lineTo x="0" y="0"/>
              </wp:wrapPolygon>
            </wp:wrapThrough>
            <wp:docPr id="1073741837" name="officeArt object" descr="EnergieMecaSansFrottement.png"/>
            <wp:cNvGraphicFramePr/>
            <a:graphic xmlns:a="http://schemas.openxmlformats.org/drawingml/2006/main">
              <a:graphicData uri="http://schemas.openxmlformats.org/drawingml/2006/picture">
                <pic:pic xmlns:pic="http://schemas.openxmlformats.org/drawingml/2006/picture">
                  <pic:nvPicPr>
                    <pic:cNvPr id="1073741837" name="EnergieMecaSansFrottement.png" descr="EnergieMecaSansFrottement.png"/>
                    <pic:cNvPicPr>
                      <a:picLocks noChangeAspect="1"/>
                    </pic:cNvPicPr>
                  </pic:nvPicPr>
                  <pic:blipFill>
                    <a:blip r:embed="rId19"/>
                    <a:stretch>
                      <a:fillRect/>
                    </a:stretch>
                  </pic:blipFill>
                  <pic:spPr>
                    <a:xfrm>
                      <a:off x="0" y="0"/>
                      <a:ext cx="3992512" cy="3187771"/>
                    </a:xfrm>
                    <a:prstGeom prst="rect">
                      <a:avLst/>
                    </a:prstGeom>
                    <a:ln w="12700" cap="flat">
                      <a:noFill/>
                      <a:miter lim="400000"/>
                    </a:ln>
                    <a:effectLst/>
                  </pic:spPr>
                </pic:pic>
              </a:graphicData>
            </a:graphic>
          </wp:anchor>
        </w:drawing>
      </w:r>
    </w:p>
    <w:p w14:paraId="1116D299" w14:textId="77777777" w:rsidR="00552CEE" w:rsidRDefault="00552CEE">
      <w:pPr>
        <w:pStyle w:val="Corps"/>
        <w:rPr>
          <w:rStyle w:val="Aucun"/>
          <w:rFonts w:hint="eastAsia"/>
        </w:rPr>
      </w:pPr>
    </w:p>
    <w:p w14:paraId="3399E092" w14:textId="77777777" w:rsidR="00552CEE" w:rsidRDefault="00552CEE">
      <w:pPr>
        <w:pStyle w:val="Corps"/>
        <w:rPr>
          <w:rStyle w:val="Aucun"/>
          <w:rFonts w:hint="eastAsia"/>
        </w:rPr>
      </w:pPr>
    </w:p>
    <w:p w14:paraId="3149023A" w14:textId="77777777" w:rsidR="00552CEE" w:rsidRDefault="00552CEE">
      <w:pPr>
        <w:pStyle w:val="Corps"/>
        <w:rPr>
          <w:rStyle w:val="Aucun"/>
          <w:rFonts w:hint="eastAsia"/>
        </w:rPr>
      </w:pPr>
    </w:p>
    <w:p w14:paraId="58E745F5" w14:textId="77777777" w:rsidR="00552CEE" w:rsidRDefault="00552CEE">
      <w:pPr>
        <w:pStyle w:val="Corps"/>
        <w:rPr>
          <w:rStyle w:val="Aucun"/>
          <w:rFonts w:hint="eastAsia"/>
        </w:rPr>
      </w:pPr>
    </w:p>
    <w:p w14:paraId="3B73AE82" w14:textId="77777777" w:rsidR="00552CEE" w:rsidRDefault="00552CEE">
      <w:pPr>
        <w:pStyle w:val="Corps"/>
        <w:rPr>
          <w:rStyle w:val="Aucun"/>
          <w:rFonts w:hint="eastAsia"/>
        </w:rPr>
      </w:pPr>
    </w:p>
    <w:p w14:paraId="5FFA7748" w14:textId="77777777" w:rsidR="00552CEE" w:rsidRDefault="00552CEE">
      <w:pPr>
        <w:pStyle w:val="Corps"/>
        <w:rPr>
          <w:rStyle w:val="Aucun"/>
          <w:rFonts w:hint="eastAsia"/>
        </w:rPr>
      </w:pPr>
    </w:p>
    <w:p w14:paraId="26BEFEFE" w14:textId="77777777" w:rsidR="00552CEE" w:rsidRDefault="00552CEE">
      <w:pPr>
        <w:pStyle w:val="Corps"/>
        <w:rPr>
          <w:rStyle w:val="Aucun"/>
          <w:rFonts w:hint="eastAsia"/>
        </w:rPr>
      </w:pPr>
    </w:p>
    <w:p w14:paraId="08491717" w14:textId="77777777" w:rsidR="00552CEE" w:rsidRDefault="00552CEE">
      <w:pPr>
        <w:pStyle w:val="Corps"/>
        <w:rPr>
          <w:rStyle w:val="Aucun"/>
          <w:rFonts w:hint="eastAsia"/>
        </w:rPr>
      </w:pPr>
    </w:p>
    <w:p w14:paraId="77078566" w14:textId="77777777" w:rsidR="00552CEE" w:rsidRDefault="00552CEE">
      <w:pPr>
        <w:pStyle w:val="Corps"/>
        <w:rPr>
          <w:rStyle w:val="Aucun"/>
          <w:rFonts w:hint="eastAsia"/>
        </w:rPr>
      </w:pPr>
    </w:p>
    <w:p w14:paraId="76959529" w14:textId="77777777" w:rsidR="00552CEE" w:rsidRDefault="00552CEE">
      <w:pPr>
        <w:pStyle w:val="Corps"/>
        <w:rPr>
          <w:rStyle w:val="Aucun"/>
          <w:rFonts w:hint="eastAsia"/>
        </w:rPr>
      </w:pPr>
    </w:p>
    <w:p w14:paraId="63883084" w14:textId="77777777" w:rsidR="00552CEE" w:rsidRDefault="00552CEE">
      <w:pPr>
        <w:pStyle w:val="Corps"/>
        <w:rPr>
          <w:rStyle w:val="Aucun"/>
          <w:rFonts w:hint="eastAsia"/>
        </w:rPr>
      </w:pPr>
    </w:p>
    <w:p w14:paraId="7ABA2412" w14:textId="77777777" w:rsidR="00552CEE" w:rsidRDefault="00552CEE">
      <w:pPr>
        <w:pStyle w:val="Corps"/>
        <w:rPr>
          <w:rStyle w:val="Aucun"/>
          <w:rFonts w:hint="eastAsia"/>
        </w:rPr>
      </w:pPr>
    </w:p>
    <w:p w14:paraId="5206CADD" w14:textId="77777777" w:rsidR="00552CEE" w:rsidRDefault="00552CEE">
      <w:pPr>
        <w:pStyle w:val="Corps"/>
        <w:rPr>
          <w:rStyle w:val="Aucun"/>
          <w:rFonts w:hint="eastAsia"/>
        </w:rPr>
      </w:pPr>
    </w:p>
    <w:p w14:paraId="69A151BB" w14:textId="77777777" w:rsidR="00552CEE" w:rsidRDefault="00000000">
      <w:pPr>
        <w:pStyle w:val="Corps"/>
        <w:rPr>
          <w:rFonts w:hint="eastAsia"/>
        </w:rPr>
      </w:pPr>
      <w:r>
        <w:rPr>
          <w:rStyle w:val="Aucun"/>
        </w:rPr>
        <w:tab/>
      </w:r>
      <w:r>
        <w:t>Comme on s</w:t>
      </w:r>
      <w:r>
        <w:rPr>
          <w:rtl/>
        </w:rPr>
        <w:t>’</w:t>
      </w:r>
      <w:r>
        <w:t>y attendait, l’é</w:t>
      </w:r>
      <w:proofErr w:type="spellStart"/>
      <w:r>
        <w:rPr>
          <w:lang w:val="de-DE"/>
        </w:rPr>
        <w:t>nergie</w:t>
      </w:r>
      <w:proofErr w:type="spellEnd"/>
      <w:r>
        <w:rPr>
          <w:lang w:val="de-DE"/>
        </w:rPr>
        <w:t xml:space="preserve"> m</w:t>
      </w:r>
      <w:proofErr w:type="spellStart"/>
      <w:r>
        <w:t>écanique</w:t>
      </w:r>
      <w:proofErr w:type="spellEnd"/>
      <w:r>
        <w:t xml:space="preserve"> reste constante au fil du temps. Les différentes valeurs de l’é</w:t>
      </w:r>
      <w:proofErr w:type="spellStart"/>
      <w:r>
        <w:rPr>
          <w:lang w:val="de-DE"/>
        </w:rPr>
        <w:t>nergie</w:t>
      </w:r>
      <w:proofErr w:type="spellEnd"/>
      <w:r>
        <w:rPr>
          <w:lang w:val="de-DE"/>
        </w:rPr>
        <w:t xml:space="preserve"> d</w:t>
      </w:r>
      <w:proofErr w:type="spellStart"/>
      <w:r>
        <w:t>épendent</w:t>
      </w:r>
      <w:proofErr w:type="spellEnd"/>
      <w:r>
        <w:t xml:space="preserve"> des conditions initiales. La taille du ressort affecte l’énergie potentielle et sa masse, sa vitesse initiale et d</w:t>
      </w:r>
      <w:r>
        <w:rPr>
          <w:rtl/>
        </w:rPr>
        <w:t>’</w:t>
      </w:r>
      <w:r>
        <w:t>autres param</w:t>
      </w:r>
      <w:r>
        <w:rPr>
          <w:lang w:val="it-IT"/>
        </w:rPr>
        <w:t>è</w:t>
      </w:r>
      <w:proofErr w:type="spellStart"/>
      <w:r>
        <w:t>tres</w:t>
      </w:r>
      <w:proofErr w:type="spellEnd"/>
      <w:r>
        <w:t xml:space="preserve"> affecte l’énergie cinétique.</w:t>
      </w:r>
    </w:p>
    <w:p w14:paraId="67742005" w14:textId="77777777" w:rsidR="00C165A4" w:rsidRDefault="00C165A4">
      <w:pPr>
        <w:pStyle w:val="Corps"/>
      </w:pPr>
    </w:p>
    <w:p w14:paraId="041F9C40" w14:textId="6C969236" w:rsidR="00552CEE" w:rsidRDefault="00000000">
      <w:pPr>
        <w:pStyle w:val="Corps"/>
        <w:rPr>
          <w:rStyle w:val="Aucun"/>
          <w:rFonts w:hint="eastAsia"/>
        </w:rPr>
      </w:pPr>
      <w:r>
        <w:rPr>
          <w:rStyle w:val="Aucun"/>
        </w:rPr>
        <w:lastRenderedPageBreak/>
        <w:t xml:space="preserve">Voici </w:t>
      </w:r>
      <w:proofErr w:type="gramStart"/>
      <w:r>
        <w:rPr>
          <w:rStyle w:val="Aucun"/>
        </w:rPr>
        <w:t>les résultats obtenu</w:t>
      </w:r>
      <w:proofErr w:type="gramEnd"/>
      <w:r>
        <w:rPr>
          <w:rStyle w:val="Aucun"/>
        </w:rPr>
        <w:t xml:space="preserve"> avec des frottements :</w:t>
      </w:r>
    </w:p>
    <w:p w14:paraId="4BB9E797" w14:textId="06B9AF80" w:rsidR="00552CEE" w:rsidRDefault="00C165A4">
      <w:pPr>
        <w:pStyle w:val="Corps"/>
        <w:rPr>
          <w:rStyle w:val="Aucun"/>
          <w:rFonts w:hint="eastAsia"/>
        </w:rPr>
      </w:pPr>
      <w:r>
        <w:rPr>
          <w:rStyle w:val="Aucun"/>
          <w:noProof/>
        </w:rPr>
        <w:drawing>
          <wp:anchor distT="152400" distB="152400" distL="152400" distR="152400" simplePos="0" relativeHeight="251670528" behindDoc="0" locked="0" layoutInCell="1" allowOverlap="1" wp14:anchorId="65164658" wp14:editId="5ADD4AC0">
            <wp:simplePos x="0" y="0"/>
            <wp:positionH relativeFrom="margin">
              <wp:posOffset>1144270</wp:posOffset>
            </wp:positionH>
            <wp:positionV relativeFrom="line">
              <wp:posOffset>113828</wp:posOffset>
            </wp:positionV>
            <wp:extent cx="3454954" cy="2758564"/>
            <wp:effectExtent l="0" t="0" r="0" b="0"/>
            <wp:wrapThrough wrapText="bothSides" distL="152400" distR="152400">
              <wp:wrapPolygon edited="1">
                <wp:start x="0" y="0"/>
                <wp:lineTo x="21600" y="0"/>
                <wp:lineTo x="21600" y="21600"/>
                <wp:lineTo x="0" y="21600"/>
                <wp:lineTo x="0" y="0"/>
              </wp:wrapPolygon>
            </wp:wrapThrough>
            <wp:docPr id="1073741838" name="officeArt object" descr="EnergieMecaAvecFrottement.png"/>
            <wp:cNvGraphicFramePr/>
            <a:graphic xmlns:a="http://schemas.openxmlformats.org/drawingml/2006/main">
              <a:graphicData uri="http://schemas.openxmlformats.org/drawingml/2006/picture">
                <pic:pic xmlns:pic="http://schemas.openxmlformats.org/drawingml/2006/picture">
                  <pic:nvPicPr>
                    <pic:cNvPr id="1073741838" name="EnergieMecaAvecFrottement.png" descr="EnergieMecaAvecFrottement.png"/>
                    <pic:cNvPicPr>
                      <a:picLocks noChangeAspect="1"/>
                    </pic:cNvPicPr>
                  </pic:nvPicPr>
                  <pic:blipFill>
                    <a:blip r:embed="rId20"/>
                    <a:stretch>
                      <a:fillRect/>
                    </a:stretch>
                  </pic:blipFill>
                  <pic:spPr>
                    <a:xfrm>
                      <a:off x="0" y="0"/>
                      <a:ext cx="3454954" cy="2758564"/>
                    </a:xfrm>
                    <a:prstGeom prst="rect">
                      <a:avLst/>
                    </a:prstGeom>
                    <a:ln w="12700" cap="flat">
                      <a:noFill/>
                      <a:miter lim="400000"/>
                    </a:ln>
                    <a:effectLst/>
                  </pic:spPr>
                </pic:pic>
              </a:graphicData>
            </a:graphic>
          </wp:anchor>
        </w:drawing>
      </w:r>
    </w:p>
    <w:p w14:paraId="35F6695E" w14:textId="77777777" w:rsidR="00552CEE" w:rsidRDefault="00552CEE">
      <w:pPr>
        <w:pStyle w:val="Corps"/>
        <w:rPr>
          <w:rStyle w:val="Aucun"/>
          <w:rFonts w:hint="eastAsia"/>
        </w:rPr>
      </w:pPr>
    </w:p>
    <w:p w14:paraId="49350900" w14:textId="77777777" w:rsidR="00552CEE" w:rsidRDefault="00552CEE">
      <w:pPr>
        <w:pStyle w:val="Corps"/>
        <w:rPr>
          <w:rFonts w:hint="eastAsia"/>
        </w:rPr>
      </w:pPr>
    </w:p>
    <w:p w14:paraId="12A71447" w14:textId="77777777" w:rsidR="00552CEE" w:rsidRDefault="00552CEE">
      <w:pPr>
        <w:pStyle w:val="Corps"/>
        <w:rPr>
          <w:rFonts w:hint="eastAsia"/>
        </w:rPr>
      </w:pPr>
    </w:p>
    <w:p w14:paraId="2EC1A203" w14:textId="77777777" w:rsidR="00552CEE" w:rsidRDefault="00552CEE">
      <w:pPr>
        <w:pStyle w:val="Corps"/>
        <w:rPr>
          <w:rFonts w:hint="eastAsia"/>
        </w:rPr>
      </w:pPr>
    </w:p>
    <w:p w14:paraId="55712C19" w14:textId="77777777" w:rsidR="00552CEE" w:rsidRDefault="00552CEE">
      <w:pPr>
        <w:pStyle w:val="Corps"/>
        <w:rPr>
          <w:rFonts w:hint="eastAsia"/>
        </w:rPr>
      </w:pPr>
    </w:p>
    <w:p w14:paraId="71B5A135" w14:textId="77777777" w:rsidR="00552CEE" w:rsidRDefault="00552CEE">
      <w:pPr>
        <w:pStyle w:val="Corps"/>
        <w:rPr>
          <w:rFonts w:hint="eastAsia"/>
        </w:rPr>
      </w:pPr>
    </w:p>
    <w:p w14:paraId="5FF65E32" w14:textId="77777777" w:rsidR="00552CEE" w:rsidRDefault="00552CEE">
      <w:pPr>
        <w:pStyle w:val="Corps"/>
        <w:rPr>
          <w:rFonts w:hint="eastAsia"/>
        </w:rPr>
      </w:pPr>
    </w:p>
    <w:p w14:paraId="09888C65" w14:textId="77777777" w:rsidR="00552CEE" w:rsidRDefault="00552CEE">
      <w:pPr>
        <w:pStyle w:val="Corps"/>
        <w:rPr>
          <w:rFonts w:hint="eastAsia"/>
        </w:rPr>
      </w:pPr>
    </w:p>
    <w:p w14:paraId="567EA534" w14:textId="77777777" w:rsidR="00552CEE" w:rsidRDefault="00552CEE">
      <w:pPr>
        <w:pStyle w:val="Corps"/>
        <w:rPr>
          <w:rFonts w:hint="eastAsia"/>
        </w:rPr>
      </w:pPr>
    </w:p>
    <w:p w14:paraId="5394A3AA" w14:textId="77777777" w:rsidR="00552CEE" w:rsidRDefault="00552CEE">
      <w:pPr>
        <w:pStyle w:val="Corps"/>
        <w:rPr>
          <w:rFonts w:hint="eastAsia"/>
        </w:rPr>
      </w:pPr>
    </w:p>
    <w:p w14:paraId="0857A08E" w14:textId="77777777" w:rsidR="00552CEE" w:rsidRDefault="00552CEE">
      <w:pPr>
        <w:pStyle w:val="Corps"/>
        <w:rPr>
          <w:rFonts w:hint="eastAsia"/>
        </w:rPr>
      </w:pPr>
    </w:p>
    <w:p w14:paraId="24B71B5D" w14:textId="442BFFB4" w:rsidR="00552CEE" w:rsidRDefault="00000000">
      <w:pPr>
        <w:pStyle w:val="Corps"/>
        <w:rPr>
          <w:rFonts w:hint="eastAsia"/>
        </w:rPr>
      </w:pPr>
      <w:r>
        <w:tab/>
        <w:t xml:space="preserve">Les forces de frottements ne sont pas des forces conservatrices et entraînent une dissipation de l’énergie du </w:t>
      </w:r>
      <w:proofErr w:type="spellStart"/>
      <w:r>
        <w:t>syst</w:t>
      </w:r>
      <w:proofErr w:type="spellEnd"/>
      <w:r>
        <w:rPr>
          <w:lang w:val="it-IT"/>
        </w:rPr>
        <w:t>è</w:t>
      </w:r>
      <w:r>
        <w:t>me. Au bout d</w:t>
      </w:r>
      <w:r>
        <w:rPr>
          <w:rtl/>
        </w:rPr>
        <w:t>’</w:t>
      </w:r>
      <w:r>
        <w:t xml:space="preserve">un certain temps le </w:t>
      </w:r>
      <w:proofErr w:type="spellStart"/>
      <w:r>
        <w:t>syst</w:t>
      </w:r>
      <w:proofErr w:type="spellEnd"/>
      <w:r>
        <w:rPr>
          <w:lang w:val="it-IT"/>
        </w:rPr>
        <w:t>è</w:t>
      </w:r>
      <w:r>
        <w:t>me est à l</w:t>
      </w:r>
      <w:r>
        <w:rPr>
          <w:rtl/>
        </w:rPr>
        <w:t>’</w:t>
      </w:r>
      <w:r>
        <w:t>arrêt, l’énergie est constante, c</w:t>
      </w:r>
      <w:r>
        <w:rPr>
          <w:rtl/>
        </w:rPr>
        <w:t>’</w:t>
      </w:r>
      <w:r>
        <w:t>est cohérent avec les résultats trouvés pour RK4 avec frottements.</w:t>
      </w:r>
    </w:p>
    <w:p w14:paraId="5806D3F5" w14:textId="77777777" w:rsidR="00C165A4" w:rsidRDefault="00C165A4">
      <w:pPr>
        <w:pStyle w:val="Corps"/>
        <w:rPr>
          <w:rFonts w:hint="eastAsia"/>
        </w:rPr>
      </w:pPr>
    </w:p>
    <w:p w14:paraId="7919F388" w14:textId="77777777" w:rsidR="00C165A4" w:rsidRDefault="00C165A4">
      <w:pPr>
        <w:pStyle w:val="Sous-titre"/>
      </w:pPr>
    </w:p>
    <w:p w14:paraId="364683BA" w14:textId="3268C9FE" w:rsidR="00552CEE" w:rsidRDefault="00000000">
      <w:pPr>
        <w:pStyle w:val="Sous-titre"/>
        <w:rPr>
          <w:rFonts w:hint="eastAsia"/>
        </w:rPr>
      </w:pPr>
      <w:r>
        <w:t>Différence entre les méthodes</w:t>
      </w:r>
    </w:p>
    <w:p w14:paraId="4A38343C" w14:textId="77777777" w:rsidR="00552CEE" w:rsidRDefault="00552CEE">
      <w:pPr>
        <w:pStyle w:val="Corps"/>
        <w:rPr>
          <w:rFonts w:hint="eastAsia"/>
        </w:rPr>
      </w:pPr>
    </w:p>
    <w:p w14:paraId="6938CE71" w14:textId="535DE855" w:rsidR="00552CEE" w:rsidRDefault="00552CEE">
      <w:pPr>
        <w:pStyle w:val="Corps"/>
        <w:rPr>
          <w:rFonts w:hint="eastAsia"/>
        </w:rPr>
      </w:pPr>
    </w:p>
    <w:p w14:paraId="4354AD6D" w14:textId="66FD7C4C" w:rsidR="00552CEE" w:rsidRDefault="00C165A4">
      <w:pPr>
        <w:pStyle w:val="Corps"/>
        <w:rPr>
          <w:rFonts w:hint="eastAsia"/>
        </w:rPr>
      </w:pPr>
      <w:r>
        <w:rPr>
          <w:noProof/>
        </w:rPr>
        <w:drawing>
          <wp:anchor distT="152400" distB="152400" distL="152400" distR="152400" simplePos="0" relativeHeight="251671552" behindDoc="0" locked="0" layoutInCell="1" allowOverlap="1" wp14:anchorId="5E246F36" wp14:editId="33487853">
            <wp:simplePos x="0" y="0"/>
            <wp:positionH relativeFrom="page">
              <wp:posOffset>3843655</wp:posOffset>
            </wp:positionH>
            <wp:positionV relativeFrom="page">
              <wp:posOffset>6727272</wp:posOffset>
            </wp:positionV>
            <wp:extent cx="3509714" cy="2922009"/>
            <wp:effectExtent l="0" t="0" r="0" b="0"/>
            <wp:wrapThrough wrapText="bothSides" distL="152400" distR="152400">
              <wp:wrapPolygon edited="1">
                <wp:start x="0" y="0"/>
                <wp:lineTo x="0" y="21601"/>
                <wp:lineTo x="21599" y="21601"/>
                <wp:lineTo x="21599" y="0"/>
                <wp:lineTo x="0" y="0"/>
              </wp:wrapPolygon>
            </wp:wrapThrough>
            <wp:docPr id="1073741839" name="officeArt object" descr="Capture d’écran 2024-01-07 à 03.58.44.png"/>
            <wp:cNvGraphicFramePr/>
            <a:graphic xmlns:a="http://schemas.openxmlformats.org/drawingml/2006/main">
              <a:graphicData uri="http://schemas.openxmlformats.org/drawingml/2006/picture">
                <pic:pic xmlns:pic="http://schemas.openxmlformats.org/drawingml/2006/picture">
                  <pic:nvPicPr>
                    <pic:cNvPr id="1073741839" name="Capture d’écran 2024-01-07 à 03.58.44.png" descr="Capture d’écran 2024-01-07 à 03.58.44.png"/>
                    <pic:cNvPicPr>
                      <a:picLocks noChangeAspect="1"/>
                    </pic:cNvPicPr>
                  </pic:nvPicPr>
                  <pic:blipFill>
                    <a:blip r:embed="rId21"/>
                    <a:srcRect l="2027" t="5711" r="8758"/>
                    <a:stretch>
                      <a:fillRect/>
                    </a:stretch>
                  </pic:blipFill>
                  <pic:spPr>
                    <a:xfrm>
                      <a:off x="0" y="0"/>
                      <a:ext cx="3509714" cy="2922009"/>
                    </a:xfrm>
                    <a:prstGeom prst="rect">
                      <a:avLst/>
                    </a:prstGeom>
                    <a:ln w="12700" cap="flat">
                      <a:noFill/>
                      <a:miter lim="400000"/>
                    </a:ln>
                    <a:effectLst/>
                  </pic:spPr>
                </pic:pic>
              </a:graphicData>
            </a:graphic>
          </wp:anchor>
        </w:drawing>
      </w:r>
    </w:p>
    <w:p w14:paraId="228E096A" w14:textId="77777777" w:rsidR="00552CEE" w:rsidRDefault="00000000">
      <w:pPr>
        <w:pStyle w:val="Corps"/>
        <w:rPr>
          <w:rFonts w:hint="eastAsia"/>
        </w:rPr>
      </w:pPr>
      <w:r>
        <w:t>On peut désormais conclure quant à l</w:t>
      </w:r>
      <w:r>
        <w:rPr>
          <w:rtl/>
        </w:rPr>
        <w:t>’</w:t>
      </w:r>
      <w:r>
        <w:t xml:space="preserve">efficacité </w:t>
      </w:r>
      <w:r>
        <w:rPr>
          <w:lang w:val="pt-PT"/>
        </w:rPr>
        <w:t xml:space="preserve">de nos </w:t>
      </w:r>
      <w:proofErr w:type="spellStart"/>
      <w:r>
        <w:rPr>
          <w:lang w:val="pt-PT"/>
        </w:rPr>
        <w:t>diff</w:t>
      </w:r>
      <w:proofErr w:type="spellEnd"/>
      <w:r>
        <w:t>é</w:t>
      </w:r>
      <w:r>
        <w:rPr>
          <w:lang w:val="pt-PT"/>
        </w:rPr>
        <w:t>rentes m</w:t>
      </w:r>
      <w:proofErr w:type="spellStart"/>
      <w:r>
        <w:t>éthodes</w:t>
      </w:r>
      <w:proofErr w:type="spellEnd"/>
      <w:r>
        <w:t xml:space="preserve">, on peut observer une </w:t>
      </w:r>
      <w:proofErr w:type="spellStart"/>
      <w:r>
        <w:t>lég</w:t>
      </w:r>
      <w:r>
        <w:rPr>
          <w:lang w:val="it-IT"/>
        </w:rPr>
        <w:t>ère</w:t>
      </w:r>
      <w:proofErr w:type="spellEnd"/>
      <w:r>
        <w:rPr>
          <w:lang w:val="it-IT"/>
        </w:rPr>
        <w:t xml:space="preserve"> diff</w:t>
      </w:r>
      <w:proofErr w:type="spellStart"/>
      <w:r>
        <w:t>érence</w:t>
      </w:r>
      <w:proofErr w:type="spellEnd"/>
      <w:r>
        <w:t xml:space="preserve"> de trajectoire entre Euler et RK4 avec les mêmes conditions initiales. On peut observer ici l</w:t>
      </w:r>
      <w:r>
        <w:rPr>
          <w:rtl/>
        </w:rPr>
        <w:t>’</w:t>
      </w:r>
      <w:r>
        <w:t>importance de l</w:t>
      </w:r>
      <w:r>
        <w:rPr>
          <w:rtl/>
        </w:rPr>
        <w:t>’</w:t>
      </w:r>
      <w:r>
        <w:t xml:space="preserve">ordre de la méthode pour des </w:t>
      </w:r>
      <w:proofErr w:type="spellStart"/>
      <w:r>
        <w:t>syst</w:t>
      </w:r>
      <w:proofErr w:type="spellEnd"/>
      <w:r>
        <w:rPr>
          <w:lang w:val="it-IT"/>
        </w:rPr>
        <w:t>è</w:t>
      </w:r>
      <w:proofErr w:type="spellStart"/>
      <w:r>
        <w:t>mes</w:t>
      </w:r>
      <w:proofErr w:type="spellEnd"/>
      <w:r>
        <w:t xml:space="preserve"> à </w:t>
      </w:r>
      <w:proofErr w:type="spellStart"/>
      <w:r>
        <w:t>caract</w:t>
      </w:r>
      <w:proofErr w:type="spellEnd"/>
      <w:r>
        <w:rPr>
          <w:lang w:val="it-IT"/>
        </w:rPr>
        <w:t>è</w:t>
      </w:r>
      <w:r>
        <w:t>re chaotique.</w:t>
      </w:r>
    </w:p>
    <w:p w14:paraId="3E0BE0AE" w14:textId="77777777" w:rsidR="00552CEE" w:rsidRDefault="00552CEE">
      <w:pPr>
        <w:pStyle w:val="Corps"/>
        <w:rPr>
          <w:rFonts w:hint="eastAsia"/>
        </w:rPr>
      </w:pPr>
    </w:p>
    <w:p w14:paraId="58BAF86C" w14:textId="77777777" w:rsidR="00552CEE" w:rsidRDefault="00000000">
      <w:pPr>
        <w:pStyle w:val="Sous-titre"/>
        <w:rPr>
          <w:rFonts w:hint="eastAsia"/>
        </w:rPr>
      </w:pPr>
      <w:r>
        <w:lastRenderedPageBreak/>
        <w:t>Caractère chaotique</w:t>
      </w:r>
    </w:p>
    <w:p w14:paraId="17D931EF" w14:textId="77777777" w:rsidR="00552CEE" w:rsidRDefault="00552CEE">
      <w:pPr>
        <w:pStyle w:val="Corps"/>
        <w:rPr>
          <w:rFonts w:hint="eastAsia"/>
        </w:rPr>
      </w:pPr>
    </w:p>
    <w:p w14:paraId="025D6A7B" w14:textId="77777777" w:rsidR="00552CEE" w:rsidRDefault="00000000">
      <w:pPr>
        <w:pStyle w:val="Corps"/>
        <w:rPr>
          <w:rStyle w:val="Aucun"/>
          <w:rFonts w:hint="eastAsia"/>
        </w:rPr>
      </w:pPr>
      <w:r>
        <w:tab/>
      </w:r>
      <w:r>
        <w:rPr>
          <w:rStyle w:val="Aucun"/>
        </w:rPr>
        <w:t>En ce qui concerne la dépendance aux conditions initiales, on peut analyser la différence de comportement entre les courbes.</w:t>
      </w:r>
    </w:p>
    <w:p w14:paraId="54CA9D31" w14:textId="77777777" w:rsidR="00552CEE" w:rsidRDefault="00000000">
      <w:pPr>
        <w:pStyle w:val="Corps"/>
        <w:rPr>
          <w:rStyle w:val="Aucun"/>
          <w:rFonts w:hint="eastAsia"/>
        </w:rPr>
      </w:pPr>
      <w:r>
        <w:rPr>
          <w:rStyle w:val="Aucun"/>
        </w:rPr>
        <w:t>Ceci est la variation des conditions initiales entre chaque courbe :</w:t>
      </w:r>
    </w:p>
    <w:p w14:paraId="7BFD3698" w14:textId="1FFC060F" w:rsidR="00552CEE" w:rsidRDefault="00000000">
      <w:pPr>
        <w:pStyle w:val="Corps"/>
        <w:rPr>
          <w:rStyle w:val="Aucun"/>
          <w:rFonts w:hint="eastAsia"/>
        </w:rPr>
      </w:pPr>
      <m:oMathPara>
        <m:oMathParaPr>
          <m:jc m:val="left"/>
        </m:oMathParaPr>
        <m:oMath>
          <m:r>
            <w:rPr>
              <w:rFonts w:ascii="Cambria Math" w:hAnsi="Cambria Math"/>
              <w:sz w:val="26"/>
              <w:szCs w:val="26"/>
            </w:rPr>
            <m:t>Δl=0.1</m:t>
          </m:r>
          <m:r>
            <w:rPr>
              <w:rFonts w:ascii="Cambria Math" w:hAnsi="Cambria Math"/>
              <w:sz w:val="26"/>
              <w:szCs w:val="26"/>
            </w:rPr>
            <m:t xml:space="preserve">  </m:t>
          </m:r>
          <m:r>
            <w:rPr>
              <w:rFonts w:ascii="Cambria Math" w:hAnsi="Cambria Math"/>
              <w:sz w:val="26"/>
              <w:szCs w:val="26"/>
            </w:rPr>
            <m:t>Δθ=0.0001</m:t>
          </m:r>
          <m:r>
            <w:rPr>
              <w:rFonts w:ascii="Cambria Math" w:hAnsi="Cambria Math"/>
              <w:sz w:val="26"/>
              <w:szCs w:val="26"/>
            </w:rPr>
            <m:t xml:space="preserve">  </m:t>
          </m:r>
          <m:r>
            <w:rPr>
              <w:rFonts w:ascii="Cambria Math" w:hAnsi="Cambria Math"/>
              <w:sz w:val="26"/>
              <w:szCs w:val="26"/>
            </w:rPr>
            <m:t>Δ</m:t>
          </m:r>
          <m:limUpp>
            <m:limUppPr>
              <m:ctrlPr>
                <w:rPr>
                  <w:rFonts w:ascii="Cambria Math" w:hAnsi="Cambria Math"/>
                </w:rPr>
              </m:ctrlPr>
            </m:limUppPr>
            <m:e>
              <m:r>
                <w:rPr>
                  <w:rFonts w:ascii="Cambria Math" w:hAnsi="Cambria Math"/>
                  <w:sz w:val="26"/>
                  <w:szCs w:val="26"/>
                </w:rPr>
                <m:t>l</m:t>
              </m:r>
            </m:e>
            <m:lim>
              <m:r>
                <w:rPr>
                  <w:rFonts w:ascii="Cambria Math" w:hAnsi="Cambria Math"/>
                  <w:sz w:val="26"/>
                  <w:szCs w:val="26"/>
                </w:rPr>
                <m:t>·</m:t>
              </m:r>
            </m:lim>
          </m:limUpp>
          <m:r>
            <w:rPr>
              <w:rFonts w:ascii="Cambria Math" w:hAnsi="Cambria Math"/>
              <w:sz w:val="26"/>
              <w:szCs w:val="26"/>
            </w:rPr>
            <m:t>=0.01</m:t>
          </m:r>
          <m:r>
            <w:rPr>
              <w:rFonts w:ascii="Cambria Math" w:hAnsi="Cambria Math"/>
              <w:sz w:val="26"/>
              <w:szCs w:val="26"/>
            </w:rPr>
            <m:t xml:space="preserve">  </m:t>
          </m:r>
          <m:r>
            <w:rPr>
              <w:rFonts w:ascii="Cambria Math" w:hAnsi="Cambria Math"/>
              <w:sz w:val="26"/>
              <w:szCs w:val="26"/>
            </w:rPr>
            <m:t>Δ</m:t>
          </m:r>
          <m:limUpp>
            <m:limUppPr>
              <m:ctrlPr>
                <w:rPr>
                  <w:rFonts w:ascii="Cambria Math" w:hAnsi="Cambria Math"/>
                </w:rPr>
              </m:ctrlPr>
            </m:limUppPr>
            <m:e>
              <m:r>
                <w:rPr>
                  <w:rFonts w:ascii="Cambria Math" w:hAnsi="Cambria Math"/>
                  <w:sz w:val="26"/>
                  <w:szCs w:val="26"/>
                </w:rPr>
                <m:t>θ</m:t>
              </m:r>
            </m:e>
            <m:lim>
              <m:r>
                <w:rPr>
                  <w:rFonts w:ascii="Cambria Math" w:hAnsi="Cambria Math"/>
                  <w:sz w:val="26"/>
                  <w:szCs w:val="26"/>
                </w:rPr>
                <m:t>·</m:t>
              </m:r>
            </m:lim>
          </m:limUpp>
          <m:r>
            <w:rPr>
              <w:rFonts w:ascii="Cambria Math" w:hAnsi="Cambria Math"/>
              <w:sz w:val="26"/>
              <w:szCs w:val="26"/>
            </w:rPr>
            <m:t>=0.0001</m:t>
          </m:r>
        </m:oMath>
      </m:oMathPara>
    </w:p>
    <w:p w14:paraId="3C24553D" w14:textId="77777777" w:rsidR="00552CEE" w:rsidRDefault="00552CEE">
      <w:pPr>
        <w:pStyle w:val="Corps"/>
        <w:rPr>
          <w:rStyle w:val="Aucun"/>
          <w:rFonts w:hint="eastAsia"/>
        </w:rPr>
      </w:pPr>
    </w:p>
    <w:p w14:paraId="58E6CDEA" w14:textId="77777777" w:rsidR="00552CEE" w:rsidRDefault="00552CEE">
      <w:pPr>
        <w:pStyle w:val="Corps"/>
        <w:rPr>
          <w:rStyle w:val="Aucun"/>
          <w:rFonts w:hint="eastAsia"/>
        </w:rPr>
      </w:pPr>
    </w:p>
    <w:p w14:paraId="29767229" w14:textId="77777777" w:rsidR="00552CEE" w:rsidRDefault="00000000">
      <w:pPr>
        <w:pStyle w:val="Corps"/>
        <w:rPr>
          <w:rStyle w:val="Aucun"/>
          <w:rFonts w:hint="eastAsia"/>
        </w:rPr>
      </w:pPr>
      <w:r>
        <w:rPr>
          <w:rStyle w:val="Aucun"/>
          <w:noProof/>
        </w:rPr>
        <w:drawing>
          <wp:inline distT="0" distB="0" distL="0" distR="0" wp14:anchorId="303340FC" wp14:editId="3950DE96">
            <wp:extent cx="5760721" cy="4596461"/>
            <wp:effectExtent l="0" t="0" r="0" b="0"/>
            <wp:docPr id="1073741840" name="officeArt object" descr="Image 2"/>
            <wp:cNvGraphicFramePr/>
            <a:graphic xmlns:a="http://schemas.openxmlformats.org/drawingml/2006/main">
              <a:graphicData uri="http://schemas.openxmlformats.org/drawingml/2006/picture">
                <pic:pic xmlns:pic="http://schemas.openxmlformats.org/drawingml/2006/picture">
                  <pic:nvPicPr>
                    <pic:cNvPr id="1073741840" name="Image 2" descr="Image 2"/>
                    <pic:cNvPicPr>
                      <a:picLocks noChangeAspect="1"/>
                    </pic:cNvPicPr>
                  </pic:nvPicPr>
                  <pic:blipFill>
                    <a:blip r:embed="rId22"/>
                    <a:stretch>
                      <a:fillRect/>
                    </a:stretch>
                  </pic:blipFill>
                  <pic:spPr>
                    <a:xfrm>
                      <a:off x="0" y="0"/>
                      <a:ext cx="5760721" cy="4596461"/>
                    </a:xfrm>
                    <a:prstGeom prst="rect">
                      <a:avLst/>
                    </a:prstGeom>
                    <a:ln w="12700" cap="flat">
                      <a:noFill/>
                      <a:miter lim="400000"/>
                    </a:ln>
                    <a:effectLst/>
                  </pic:spPr>
                </pic:pic>
              </a:graphicData>
            </a:graphic>
          </wp:inline>
        </w:drawing>
      </w:r>
    </w:p>
    <w:p w14:paraId="400654CE" w14:textId="77777777" w:rsidR="00552CEE" w:rsidRDefault="00000000">
      <w:pPr>
        <w:pStyle w:val="Corps"/>
        <w:rPr>
          <w:rStyle w:val="Aucun"/>
          <w:rFonts w:hint="eastAsia"/>
        </w:rPr>
      </w:pPr>
      <w:r>
        <w:rPr>
          <w:rStyle w:val="Aucun"/>
        </w:rPr>
        <w:tab/>
        <w:t xml:space="preserve">On remarque de </w:t>
      </w:r>
      <w:proofErr w:type="spellStart"/>
      <w:r>
        <w:rPr>
          <w:rStyle w:val="Aucun"/>
        </w:rPr>
        <w:t>mani</w:t>
      </w:r>
      <w:proofErr w:type="spellEnd"/>
      <w:r>
        <w:rPr>
          <w:rStyle w:val="Aucun"/>
          <w:lang w:val="it-IT"/>
        </w:rPr>
        <w:t>è</w:t>
      </w:r>
      <w:r w:rsidRPr="00C165A4">
        <w:rPr>
          <w:rStyle w:val="Aucun"/>
          <w:rPrChange w:id="9" w:author="Alexandre HERGAUX" w:date="2024-01-07T13:13:00Z">
            <w:rPr>
              <w:rStyle w:val="Aucun"/>
              <w:lang w:val="en-US"/>
            </w:rPr>
          </w:rPrChange>
        </w:rPr>
        <w:t>re tr</w:t>
      </w:r>
      <w:r>
        <w:rPr>
          <w:rStyle w:val="Aucun"/>
          <w:lang w:val="it-IT"/>
        </w:rPr>
        <w:t>è</w:t>
      </w:r>
      <w:r>
        <w:rPr>
          <w:rStyle w:val="Aucun"/>
          <w:lang w:val="es-ES_tradnl"/>
        </w:rPr>
        <w:t xml:space="preserve">s flagrante </w:t>
      </w:r>
      <w:proofErr w:type="spellStart"/>
      <w:r>
        <w:rPr>
          <w:rStyle w:val="Aucun"/>
          <w:lang w:val="es-ES_tradnl"/>
        </w:rPr>
        <w:t>qu</w:t>
      </w:r>
      <w:proofErr w:type="spellEnd"/>
      <w:r>
        <w:rPr>
          <w:rStyle w:val="Aucun"/>
          <w:rtl/>
        </w:rPr>
        <w:t>’</w:t>
      </w:r>
      <w:r>
        <w:rPr>
          <w:rStyle w:val="Aucun"/>
        </w:rPr>
        <w:t>avec une variation tr</w:t>
      </w:r>
      <w:r>
        <w:rPr>
          <w:rStyle w:val="Aucun"/>
          <w:lang w:val="it-IT"/>
        </w:rPr>
        <w:t>è</w:t>
      </w:r>
      <w:r>
        <w:rPr>
          <w:rStyle w:val="Aucun"/>
        </w:rPr>
        <w:t>s faible des conditions initiales, les courbes sont certes tr</w:t>
      </w:r>
      <w:r>
        <w:rPr>
          <w:rStyle w:val="Aucun"/>
          <w:lang w:val="it-IT"/>
        </w:rPr>
        <w:t>è</w:t>
      </w:r>
      <w:r>
        <w:rPr>
          <w:rStyle w:val="Aucun"/>
        </w:rPr>
        <w:t>s similaires au début, mais se comportent tr</w:t>
      </w:r>
      <w:r>
        <w:rPr>
          <w:rStyle w:val="Aucun"/>
          <w:lang w:val="it-IT"/>
        </w:rPr>
        <w:t>è</w:t>
      </w:r>
      <w:r>
        <w:rPr>
          <w:rStyle w:val="Aucun"/>
        </w:rPr>
        <w:t>s différemment au bout d</w:t>
      </w:r>
      <w:r>
        <w:rPr>
          <w:rStyle w:val="Aucun"/>
          <w:rtl/>
        </w:rPr>
        <w:t>’</w:t>
      </w:r>
      <w:r>
        <w:rPr>
          <w:rStyle w:val="Aucun"/>
        </w:rPr>
        <w:t xml:space="preserve">un certain temps et deviennent </w:t>
      </w:r>
      <w:proofErr w:type="spellStart"/>
      <w:r>
        <w:rPr>
          <w:rStyle w:val="Aucun"/>
        </w:rPr>
        <w:t>compl</w:t>
      </w:r>
      <w:proofErr w:type="spellEnd"/>
      <w:r>
        <w:rPr>
          <w:rStyle w:val="Aucun"/>
          <w:lang w:val="it-IT"/>
        </w:rPr>
        <w:t>è</w:t>
      </w:r>
      <w:proofErr w:type="spellStart"/>
      <w:r>
        <w:rPr>
          <w:rStyle w:val="Aucun"/>
        </w:rPr>
        <w:t>tement</w:t>
      </w:r>
      <w:proofErr w:type="spellEnd"/>
      <w:r>
        <w:rPr>
          <w:rStyle w:val="Aucun"/>
        </w:rPr>
        <w:t xml:space="preserve"> différentes et imprévisibles.</w:t>
      </w:r>
    </w:p>
    <w:p w14:paraId="4DF0285E" w14:textId="77777777" w:rsidR="00552CEE" w:rsidRDefault="00000000">
      <w:pPr>
        <w:pStyle w:val="Corps"/>
        <w:rPr>
          <w:rFonts w:hint="eastAsia"/>
        </w:rPr>
      </w:pPr>
      <w:r>
        <w:rPr>
          <w:rStyle w:val="Aucun"/>
        </w:rPr>
        <w:t>En conclusion, c</w:t>
      </w:r>
      <w:r>
        <w:rPr>
          <w:rStyle w:val="Aucun"/>
          <w:rtl/>
        </w:rPr>
        <w:t>’</w:t>
      </w:r>
      <w:r>
        <w:rPr>
          <w:rStyle w:val="Aucun"/>
        </w:rPr>
        <w:t xml:space="preserve">est ce qui caractérise le </w:t>
      </w:r>
      <w:proofErr w:type="spellStart"/>
      <w:r>
        <w:rPr>
          <w:rStyle w:val="Aucun"/>
        </w:rPr>
        <w:t>caract</w:t>
      </w:r>
      <w:proofErr w:type="spellEnd"/>
      <w:r>
        <w:rPr>
          <w:rStyle w:val="Aucun"/>
          <w:lang w:val="it-IT"/>
        </w:rPr>
        <w:t>è</w:t>
      </w:r>
      <w:r>
        <w:rPr>
          <w:rStyle w:val="Aucun"/>
        </w:rPr>
        <w:t xml:space="preserve">re chaotique de notre </w:t>
      </w:r>
      <w:proofErr w:type="spellStart"/>
      <w:r>
        <w:rPr>
          <w:rStyle w:val="Aucun"/>
        </w:rPr>
        <w:t>syst</w:t>
      </w:r>
      <w:r>
        <w:rPr>
          <w:rStyle w:val="Aucun"/>
          <w:lang w:val="it-IT"/>
        </w:rPr>
        <w:t>ème</w:t>
      </w:r>
      <w:proofErr w:type="spellEnd"/>
      <w:r>
        <w:rPr>
          <w:rStyle w:val="Aucun"/>
          <w:lang w:val="it-IT"/>
        </w:rPr>
        <w:t>.</w:t>
      </w:r>
    </w:p>
    <w:sectPr w:rsidR="00552CEE">
      <w:headerReference w:type="default" r:id="rId23"/>
      <w:footerReference w:type="default" r:id="rId24"/>
      <w:pgSz w:w="11900" w:h="16840"/>
      <w:pgMar w:top="1417" w:right="1417" w:bottom="1417"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1B6C4" w14:textId="77777777" w:rsidR="004E27AB" w:rsidRDefault="004E27AB">
      <w:r>
        <w:separator/>
      </w:r>
    </w:p>
  </w:endnote>
  <w:endnote w:type="continuationSeparator" w:id="0">
    <w:p w14:paraId="00C8EF70" w14:textId="77777777" w:rsidR="004E27AB" w:rsidRDefault="004E27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Avenir Next Regular">
    <w:altName w:val="Avenir Next"/>
    <w:panose1 w:val="020B0503020202020204"/>
    <w:charset w:val="00"/>
    <w:family w:val="roman"/>
    <w:pitch w:val="default"/>
  </w:font>
  <w:font w:name="Copperplate">
    <w:panose1 w:val="02000504000000020004"/>
    <w:charset w:val="4D"/>
    <w:family w:val="auto"/>
    <w:pitch w:val="variable"/>
    <w:sig w:usb0="80000067" w:usb1="00000000" w:usb2="00000000" w:usb3="00000000" w:csb0="0000011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24D51" w14:textId="77777777" w:rsidR="00552CEE" w:rsidRDefault="00000000">
    <w:pPr>
      <w:pStyle w:val="Pieddepage"/>
      <w:tabs>
        <w:tab w:val="clear" w:pos="9072"/>
        <w:tab w:val="right" w:pos="9046"/>
      </w:tabs>
    </w:pPr>
    <w:r>
      <w:rPr>
        <w:rStyle w:val="Aucun"/>
      </w:rPr>
      <w:fldChar w:fldCharType="begin"/>
    </w:r>
    <w:r>
      <w:rPr>
        <w:rStyle w:val="Aucun"/>
      </w:rPr>
      <w:instrText xml:space="preserve"> PAGE </w:instrText>
    </w:r>
    <w:r>
      <w:rPr>
        <w:rStyle w:val="Aucun"/>
      </w:rPr>
      <w:fldChar w:fldCharType="separate"/>
    </w:r>
    <w:r w:rsidR="00C165A4">
      <w:rPr>
        <w:rStyle w:val="Aucun"/>
        <w:noProof/>
      </w:rPr>
      <w:t>1</w:t>
    </w:r>
    <w:r>
      <w:rPr>
        <w:rStyle w:val="Aucu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BA88F" w14:textId="77777777" w:rsidR="004E27AB" w:rsidRDefault="004E27AB">
      <w:r>
        <w:separator/>
      </w:r>
    </w:p>
  </w:footnote>
  <w:footnote w:type="continuationSeparator" w:id="0">
    <w:p w14:paraId="160E73E7" w14:textId="77777777" w:rsidR="004E27AB" w:rsidRDefault="004E27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1D67C" w14:textId="77777777" w:rsidR="00552CEE" w:rsidRDefault="00552CE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4094F"/>
    <w:multiLevelType w:val="hybridMultilevel"/>
    <w:tmpl w:val="A7588500"/>
    <w:styleLink w:val="Puces"/>
    <w:lvl w:ilvl="0" w:tplc="DC4CDE10">
      <w:start w:val="1"/>
      <w:numFmt w:val="bullet"/>
      <w:lvlText w:val="•"/>
      <w:lvlJc w:val="left"/>
      <w:pPr>
        <w:ind w:left="1134" w:hanging="567"/>
      </w:pPr>
      <w:rPr>
        <w:rFonts w:hAnsi="Arial Unicode MS"/>
        <w:caps w:val="0"/>
        <w:smallCaps w:val="0"/>
        <w:strike w:val="0"/>
        <w:dstrike w:val="0"/>
        <w:outline w:val="0"/>
        <w:emboss w:val="0"/>
        <w:imprint w:val="0"/>
        <w:spacing w:val="0"/>
        <w:w w:val="100"/>
        <w:kern w:val="0"/>
        <w:position w:val="0"/>
        <w:highlight w:val="none"/>
        <w:vertAlign w:val="baseline"/>
      </w:rPr>
    </w:lvl>
    <w:lvl w:ilvl="1" w:tplc="C9CC423A">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07185DCE">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FDEAAD9A">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6950AE0E">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EB1E8EEC">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6630C7A8">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F724AF10">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9D28A5E6">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383F7B05"/>
    <w:multiLevelType w:val="hybridMultilevel"/>
    <w:tmpl w:val="A7588500"/>
    <w:numStyleLink w:val="Puces"/>
  </w:abstractNum>
  <w:num w:numId="1" w16cid:durableId="439110135">
    <w:abstractNumId w:val="0"/>
  </w:num>
  <w:num w:numId="2" w16cid:durableId="54907809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andre HERGAUX">
    <w15:presenceInfo w15:providerId="AD" w15:userId="S::alexandre.hergaux@etu.u-paris.fr::cb1a5d7b-f46e-447b-9bc8-212030a73e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2CEE"/>
    <w:rsid w:val="00256131"/>
    <w:rsid w:val="004E27AB"/>
    <w:rsid w:val="00552CEE"/>
    <w:rsid w:val="00C165A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41E9F3CE"/>
  <w15:docId w15:val="{E6CFF03D-90D0-9B40-B1C9-14158E409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Pieddepage">
    <w:name w:val="footer"/>
    <w:pPr>
      <w:tabs>
        <w:tab w:val="center" w:pos="4536"/>
        <w:tab w:val="right" w:pos="9072"/>
      </w:tabs>
      <w:jc w:val="center"/>
    </w:pPr>
    <w:rPr>
      <w:rFonts w:ascii="Calibri" w:hAnsi="Calibri" w:cs="Arial Unicode MS"/>
      <w:color w:val="000000"/>
      <w:kern w:val="2"/>
      <w:sz w:val="22"/>
      <w:szCs w:val="22"/>
      <w:u w:color="000000"/>
    </w:rPr>
  </w:style>
  <w:style w:type="character" w:customStyle="1" w:styleId="Aucun">
    <w:name w:val="Aucun"/>
  </w:style>
  <w:style w:type="paragraph" w:styleId="Titre">
    <w:name w:val="Title"/>
    <w:next w:val="Corps"/>
    <w:uiPriority w:val="10"/>
    <w:qFormat/>
    <w:pPr>
      <w:keepNext/>
    </w:pPr>
    <w:rPr>
      <w:rFonts w:ascii="Helvetica Neue" w:hAnsi="Helvetica Neue" w:cs="Arial Unicode MS"/>
      <w:b/>
      <w:bCs/>
      <w:color w:val="000000"/>
      <w:sz w:val="60"/>
      <w:szCs w:val="60"/>
      <w14:textOutline w14:w="0" w14:cap="flat" w14:cmpd="sng" w14:algn="ctr">
        <w14:noFill/>
        <w14:prstDash w14:val="solid"/>
        <w14:bevel/>
      </w14:textOutline>
    </w:rPr>
  </w:style>
  <w:style w:type="paragraph" w:customStyle="1" w:styleId="Corps">
    <w:name w:val="Corps"/>
    <w:pPr>
      <w:spacing w:line="312" w:lineRule="auto"/>
      <w:jc w:val="both"/>
    </w:pPr>
    <w:rPr>
      <w:rFonts w:ascii="Avenir Next Regular" w:hAnsi="Avenir Next Regular" w:cs="Arial Unicode MS"/>
      <w:color w:val="000000"/>
      <w:kern w:val="2"/>
      <w:sz w:val="24"/>
      <w:szCs w:val="24"/>
      <w:u w:color="000000"/>
      <w14:textOutline w14:w="0" w14:cap="flat" w14:cmpd="sng" w14:algn="ctr">
        <w14:noFill/>
        <w14:prstDash w14:val="solid"/>
        <w14:bevel/>
      </w14:textOutline>
    </w:rPr>
  </w:style>
  <w:style w:type="paragraph" w:styleId="Sous-titre">
    <w:name w:val="Subtitle"/>
    <w:uiPriority w:val="11"/>
    <w:qFormat/>
    <w:pPr>
      <w:keepNext/>
      <w:jc w:val="center"/>
    </w:pPr>
    <w:rPr>
      <w:rFonts w:ascii="Avenir Next Regular" w:hAnsi="Avenir Next Regular" w:cs="Arial Unicode MS"/>
      <w:color w:val="000000"/>
      <w:sz w:val="36"/>
      <w:szCs w:val="36"/>
      <w14:textOutline w14:w="0" w14:cap="flat" w14:cmpd="sng" w14:algn="ctr">
        <w14:noFill/>
        <w14:prstDash w14:val="solid"/>
        <w14:bevel/>
      </w14:textOutline>
    </w:rPr>
  </w:style>
  <w:style w:type="numbering" w:customStyle="1" w:styleId="Puces">
    <w:name w:val="Puces"/>
    <w:pPr>
      <w:numPr>
        <w:numId w:val="1"/>
      </w:numPr>
    </w:pPr>
  </w:style>
  <w:style w:type="paragraph" w:styleId="Rvision">
    <w:name w:val="Revision"/>
    <w:hidden/>
    <w:uiPriority w:val="99"/>
    <w:semiHidden/>
    <w:rsid w:val="00C165A4"/>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Thème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hème Office">
      <a:majorFont>
        <a:latin typeface="Helvetica Neue"/>
        <a:ea typeface="Helvetica Neue"/>
        <a:cs typeface="Helvetica Neue"/>
      </a:majorFont>
      <a:minorFont>
        <a:latin typeface="Avenir Next Regular"/>
        <a:ea typeface="Avenir Next Regular"/>
        <a:cs typeface="Avenir Next Regular"/>
      </a:minorFont>
    </a:fontScheme>
    <a:fmtScheme name="Thèm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1287</Words>
  <Characters>7079</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Alexandre HERGAUX</cp:lastModifiedBy>
  <cp:revision>2</cp:revision>
  <dcterms:created xsi:type="dcterms:W3CDTF">2024-01-07T12:12:00Z</dcterms:created>
  <dcterms:modified xsi:type="dcterms:W3CDTF">2024-01-07T12:25:00Z</dcterms:modified>
</cp:coreProperties>
</file>